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C91315" w14:textId="77777777" w:rsidR="00B31AFA" w:rsidRDefault="00B31AFA" w:rsidP="001F58F2">
      <w:pPr>
        <w:spacing w:line="360" w:lineRule="auto"/>
        <w:ind w:left="0" w:firstLine="0"/>
        <w:jc w:val="center"/>
        <w:rPr>
          <w:sz w:val="40"/>
          <w:szCs w:val="40"/>
        </w:rPr>
      </w:pPr>
      <w:r w:rsidRPr="002A330A">
        <w:rPr>
          <w:noProof/>
          <w:lang w:val="en-US" w:eastAsia="en-US"/>
        </w:rPr>
        <w:drawing>
          <wp:anchor distT="0" distB="0" distL="114300" distR="114300" simplePos="0" relativeHeight="251656704" behindDoc="1" locked="0" layoutInCell="1" allowOverlap="1" wp14:anchorId="7E2B8B04" wp14:editId="64155204">
            <wp:simplePos x="0" y="0"/>
            <wp:positionH relativeFrom="margin">
              <wp:posOffset>1476375</wp:posOffset>
            </wp:positionH>
            <wp:positionV relativeFrom="paragraph">
              <wp:posOffset>320040</wp:posOffset>
            </wp:positionV>
            <wp:extent cx="1630680" cy="510540"/>
            <wp:effectExtent l="0" t="0" r="0" b="0"/>
            <wp:wrapNone/>
            <wp:docPr id="2" name="Picture 2" desc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680"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DE292" w14:textId="77777777" w:rsidR="00B31AFA" w:rsidRDefault="00B31AFA" w:rsidP="001F58F2">
      <w:pPr>
        <w:spacing w:line="360" w:lineRule="auto"/>
        <w:ind w:left="0" w:firstLine="0"/>
        <w:jc w:val="center"/>
        <w:rPr>
          <w:sz w:val="40"/>
          <w:szCs w:val="40"/>
        </w:rPr>
      </w:pPr>
    </w:p>
    <w:p w14:paraId="5019E1FD" w14:textId="77777777" w:rsidR="009D4801" w:rsidRDefault="009D4801" w:rsidP="001F58F2">
      <w:pPr>
        <w:spacing w:line="360" w:lineRule="auto"/>
        <w:ind w:left="0" w:firstLine="0"/>
        <w:jc w:val="center"/>
        <w:rPr>
          <w:sz w:val="40"/>
          <w:szCs w:val="40"/>
        </w:rPr>
      </w:pPr>
      <w:r w:rsidRPr="002A330A">
        <w:rPr>
          <w:sz w:val="40"/>
          <w:szCs w:val="40"/>
        </w:rPr>
        <w:t>WEATHER INFORMATION MANAGEMENT OF EAST AFRICA</w:t>
      </w:r>
    </w:p>
    <w:p w14:paraId="0BFF96C8" w14:textId="77777777" w:rsidR="00B31AFA" w:rsidRPr="002A330A" w:rsidRDefault="00B31AFA" w:rsidP="001F58F2">
      <w:pPr>
        <w:spacing w:line="360" w:lineRule="auto"/>
        <w:ind w:left="0" w:firstLine="0"/>
        <w:jc w:val="center"/>
      </w:pPr>
    </w:p>
    <w:p w14:paraId="579BFF7A" w14:textId="77777777" w:rsidR="00ED02A7" w:rsidRPr="002A330A" w:rsidRDefault="00ED02A7" w:rsidP="000149DE">
      <w:pPr>
        <w:pStyle w:val="Title"/>
        <w:spacing w:line="360" w:lineRule="auto"/>
        <w:ind w:left="0" w:firstLine="0"/>
        <w:rPr>
          <w:rFonts w:ascii="Times New Roman" w:hAnsi="Times New Roman" w:cs="Times New Roman"/>
          <w:color w:val="000000"/>
          <w:sz w:val="36"/>
          <w:szCs w:val="36"/>
        </w:rPr>
      </w:pPr>
    </w:p>
    <w:p w14:paraId="16A4DAF7" w14:textId="77777777" w:rsidR="009D4801" w:rsidRPr="002A330A" w:rsidRDefault="00ED02A7" w:rsidP="00C45032">
      <w:pPr>
        <w:pStyle w:val="Title"/>
        <w:spacing w:line="360" w:lineRule="auto"/>
        <w:jc w:val="center"/>
        <w:rPr>
          <w:rFonts w:ascii="Times New Roman" w:hAnsi="Times New Roman" w:cs="Times New Roman"/>
          <w:sz w:val="36"/>
          <w:szCs w:val="36"/>
        </w:rPr>
      </w:pPr>
      <w:r w:rsidRPr="002A330A">
        <w:rPr>
          <w:rFonts w:ascii="Times New Roman" w:hAnsi="Times New Roman" w:cs="Times New Roman"/>
          <w:color w:val="000000"/>
          <w:sz w:val="36"/>
          <w:szCs w:val="36"/>
        </w:rPr>
        <w:t xml:space="preserve">WEATHER INFORMATION DISSEMINATION </w:t>
      </w:r>
      <w:r w:rsidR="009D4801" w:rsidRPr="002A330A">
        <w:rPr>
          <w:rFonts w:ascii="Times New Roman" w:hAnsi="Times New Roman" w:cs="Times New Roman"/>
          <w:color w:val="000000"/>
          <w:sz w:val="36"/>
          <w:szCs w:val="36"/>
        </w:rPr>
        <w:t>SYSTEM</w:t>
      </w:r>
      <w:r w:rsidR="009D4801" w:rsidRPr="002A330A">
        <w:rPr>
          <w:rFonts w:ascii="Times New Roman" w:hAnsi="Times New Roman" w:cs="Times New Roman"/>
          <w:sz w:val="36"/>
          <w:szCs w:val="36"/>
        </w:rPr>
        <w:t xml:space="preserve"> – [WIDS]</w:t>
      </w:r>
    </w:p>
    <w:p w14:paraId="4D7101EF" w14:textId="77777777" w:rsidR="009D4801" w:rsidRPr="002A330A" w:rsidRDefault="009D4801" w:rsidP="00ED02A7">
      <w:pPr>
        <w:spacing w:line="360" w:lineRule="auto"/>
      </w:pPr>
    </w:p>
    <w:p w14:paraId="0363FD41" w14:textId="77777777" w:rsidR="00ED02A7" w:rsidRPr="002A330A" w:rsidRDefault="00ED02A7" w:rsidP="00ED02A7">
      <w:pPr>
        <w:spacing w:line="360" w:lineRule="auto"/>
      </w:pPr>
    </w:p>
    <w:p w14:paraId="2DF74868" w14:textId="77777777" w:rsidR="00ED02A7" w:rsidRPr="002A330A" w:rsidRDefault="00ED02A7" w:rsidP="00ED02A7">
      <w:pPr>
        <w:spacing w:line="360" w:lineRule="auto"/>
      </w:pPr>
    </w:p>
    <w:p w14:paraId="02A1948D" w14:textId="77777777" w:rsidR="00185AB2" w:rsidRPr="002A330A" w:rsidRDefault="00185AB2" w:rsidP="00185AB2">
      <w:pPr>
        <w:spacing w:line="360" w:lineRule="auto"/>
        <w:ind w:left="0" w:firstLine="0"/>
      </w:pPr>
    </w:p>
    <w:p w14:paraId="0BCCA5BD" w14:textId="77777777" w:rsidR="00ED02A7" w:rsidRPr="002A330A" w:rsidRDefault="00185AB2" w:rsidP="00185AB2">
      <w:pPr>
        <w:spacing w:line="360" w:lineRule="auto"/>
        <w:ind w:left="0" w:firstLine="0"/>
        <w:rPr>
          <w:rFonts w:eastAsiaTheme="majorEastAsia"/>
          <w:spacing w:val="-10"/>
          <w:kern w:val="28"/>
          <w:sz w:val="28"/>
          <w:szCs w:val="28"/>
        </w:rPr>
      </w:pPr>
      <w:r w:rsidRPr="002A330A">
        <w:rPr>
          <w:rFonts w:eastAsiaTheme="majorEastAsia"/>
          <w:spacing w:val="-10"/>
          <w:kern w:val="28"/>
          <w:sz w:val="28"/>
          <w:szCs w:val="28"/>
        </w:rPr>
        <w:t>GROUP MEMBERS</w:t>
      </w:r>
      <w:r w:rsidR="00FF0D6B" w:rsidRPr="002A330A">
        <w:rPr>
          <w:rFonts w:eastAsiaTheme="majorEastAsia"/>
          <w:spacing w:val="-10"/>
          <w:kern w:val="28"/>
          <w:sz w:val="28"/>
          <w:szCs w:val="28"/>
        </w:rPr>
        <w:t>:</w:t>
      </w:r>
    </w:p>
    <w:tbl>
      <w:tblPr>
        <w:tblpPr w:leftFromText="180" w:rightFromText="180" w:vertAnchor="text" w:horzAnchor="margin" w:tblpY="144"/>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2409"/>
        <w:gridCol w:w="3119"/>
      </w:tblGrid>
      <w:tr w:rsidR="00185AB2" w:rsidRPr="002A330A" w14:paraId="7DA67B48" w14:textId="77777777" w:rsidTr="00185AB2">
        <w:trPr>
          <w:trHeight w:hRule="exact" w:val="545"/>
        </w:trPr>
        <w:tc>
          <w:tcPr>
            <w:tcW w:w="3256" w:type="dxa"/>
            <w:shd w:val="clear" w:color="auto" w:fill="auto"/>
          </w:tcPr>
          <w:p w14:paraId="44FF0633" w14:textId="77777777" w:rsidR="00185AB2" w:rsidRPr="002A330A" w:rsidRDefault="00185AB2" w:rsidP="00185AB2">
            <w:pPr>
              <w:pStyle w:val="ByLine"/>
              <w:tabs>
                <w:tab w:val="left" w:pos="756"/>
                <w:tab w:val="right" w:pos="9360"/>
              </w:tabs>
              <w:spacing w:line="360" w:lineRule="auto"/>
              <w:jc w:val="left"/>
              <w:rPr>
                <w:szCs w:val="28"/>
              </w:rPr>
            </w:pPr>
            <w:r w:rsidRPr="002A330A">
              <w:rPr>
                <w:szCs w:val="28"/>
              </w:rPr>
              <w:t>STUDENT NAME</w:t>
            </w:r>
          </w:p>
        </w:tc>
        <w:tc>
          <w:tcPr>
            <w:tcW w:w="2409" w:type="dxa"/>
            <w:shd w:val="clear" w:color="auto" w:fill="auto"/>
          </w:tcPr>
          <w:p w14:paraId="069DA864" w14:textId="77777777" w:rsidR="00185AB2" w:rsidRPr="002A330A" w:rsidRDefault="00185AB2" w:rsidP="00185AB2">
            <w:pPr>
              <w:pStyle w:val="ByLine"/>
              <w:tabs>
                <w:tab w:val="left" w:pos="756"/>
                <w:tab w:val="right" w:pos="9360"/>
              </w:tabs>
              <w:spacing w:line="360" w:lineRule="auto"/>
              <w:jc w:val="left"/>
              <w:rPr>
                <w:szCs w:val="28"/>
              </w:rPr>
            </w:pPr>
            <w:r w:rsidRPr="002A330A">
              <w:rPr>
                <w:szCs w:val="28"/>
              </w:rPr>
              <w:t>REGISTRATION NUMBER</w:t>
            </w:r>
          </w:p>
        </w:tc>
        <w:tc>
          <w:tcPr>
            <w:tcW w:w="3119" w:type="dxa"/>
            <w:shd w:val="clear" w:color="auto" w:fill="auto"/>
          </w:tcPr>
          <w:p w14:paraId="6951AEA9" w14:textId="77777777" w:rsidR="00185AB2" w:rsidRPr="002A330A" w:rsidRDefault="00185AB2" w:rsidP="00185AB2">
            <w:pPr>
              <w:pStyle w:val="ByLine"/>
              <w:tabs>
                <w:tab w:val="left" w:pos="756"/>
                <w:tab w:val="right" w:pos="9360"/>
              </w:tabs>
              <w:spacing w:line="360" w:lineRule="auto"/>
              <w:jc w:val="left"/>
              <w:rPr>
                <w:szCs w:val="28"/>
              </w:rPr>
            </w:pPr>
            <w:r w:rsidRPr="002A330A">
              <w:rPr>
                <w:szCs w:val="28"/>
              </w:rPr>
              <w:t>STUDENT NUMBER</w:t>
            </w:r>
          </w:p>
        </w:tc>
      </w:tr>
      <w:tr w:rsidR="00185AB2" w:rsidRPr="002A330A" w14:paraId="0A8FCDE5" w14:textId="77777777" w:rsidTr="00185AB2">
        <w:trPr>
          <w:trHeight w:hRule="exact" w:val="545"/>
        </w:trPr>
        <w:tc>
          <w:tcPr>
            <w:tcW w:w="3256" w:type="dxa"/>
            <w:shd w:val="clear" w:color="auto" w:fill="auto"/>
          </w:tcPr>
          <w:p w14:paraId="76D47CF4"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KITENDA RAYMOND</w:t>
            </w:r>
          </w:p>
        </w:tc>
        <w:tc>
          <w:tcPr>
            <w:tcW w:w="2409" w:type="dxa"/>
            <w:shd w:val="clear" w:color="auto" w:fill="auto"/>
          </w:tcPr>
          <w:p w14:paraId="50CA89F6"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14/U/8066/EVE</w:t>
            </w:r>
          </w:p>
        </w:tc>
        <w:tc>
          <w:tcPr>
            <w:tcW w:w="3119" w:type="dxa"/>
            <w:shd w:val="clear" w:color="auto" w:fill="auto"/>
          </w:tcPr>
          <w:p w14:paraId="051B7CCF"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214005087</w:t>
            </w:r>
          </w:p>
        </w:tc>
      </w:tr>
      <w:tr w:rsidR="00185AB2" w:rsidRPr="002A330A" w14:paraId="6B3CF552" w14:textId="77777777" w:rsidTr="00185AB2">
        <w:trPr>
          <w:trHeight w:hRule="exact" w:val="545"/>
        </w:trPr>
        <w:tc>
          <w:tcPr>
            <w:tcW w:w="3256" w:type="dxa"/>
            <w:shd w:val="clear" w:color="auto" w:fill="auto"/>
          </w:tcPr>
          <w:p w14:paraId="49DA829D"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KAMIRA MOSES</w:t>
            </w:r>
          </w:p>
        </w:tc>
        <w:tc>
          <w:tcPr>
            <w:tcW w:w="2409" w:type="dxa"/>
            <w:shd w:val="clear" w:color="auto" w:fill="auto"/>
          </w:tcPr>
          <w:p w14:paraId="5ED19242"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14/U/23265/EVE</w:t>
            </w:r>
          </w:p>
        </w:tc>
        <w:tc>
          <w:tcPr>
            <w:tcW w:w="3119" w:type="dxa"/>
            <w:shd w:val="clear" w:color="auto" w:fill="auto"/>
          </w:tcPr>
          <w:p w14:paraId="28E4C3EC"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214023761</w:t>
            </w:r>
          </w:p>
        </w:tc>
      </w:tr>
      <w:tr w:rsidR="00185AB2" w:rsidRPr="002A330A" w14:paraId="5675403F" w14:textId="77777777" w:rsidTr="00185AB2">
        <w:trPr>
          <w:trHeight w:hRule="exact" w:val="545"/>
        </w:trPr>
        <w:tc>
          <w:tcPr>
            <w:tcW w:w="3256" w:type="dxa"/>
            <w:shd w:val="clear" w:color="auto" w:fill="auto"/>
          </w:tcPr>
          <w:p w14:paraId="1C9C3AA9"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MUTANO SETH</w:t>
            </w:r>
          </w:p>
        </w:tc>
        <w:tc>
          <w:tcPr>
            <w:tcW w:w="2409" w:type="dxa"/>
            <w:shd w:val="clear" w:color="auto" w:fill="auto"/>
          </w:tcPr>
          <w:p w14:paraId="30832037"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14/U/10115/EVE</w:t>
            </w:r>
          </w:p>
        </w:tc>
        <w:tc>
          <w:tcPr>
            <w:tcW w:w="3119" w:type="dxa"/>
            <w:shd w:val="clear" w:color="auto" w:fill="auto"/>
          </w:tcPr>
          <w:p w14:paraId="3177A803"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214005098</w:t>
            </w:r>
          </w:p>
        </w:tc>
      </w:tr>
      <w:tr w:rsidR="00185AB2" w:rsidRPr="002A330A" w14:paraId="2AA5151B" w14:textId="77777777" w:rsidTr="00185AB2">
        <w:trPr>
          <w:trHeight w:hRule="exact" w:val="545"/>
        </w:trPr>
        <w:tc>
          <w:tcPr>
            <w:tcW w:w="3256" w:type="dxa"/>
            <w:shd w:val="clear" w:color="auto" w:fill="auto"/>
          </w:tcPr>
          <w:p w14:paraId="6B2EA3D3"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SSENDAWULA STELLA</w:t>
            </w:r>
          </w:p>
        </w:tc>
        <w:tc>
          <w:tcPr>
            <w:tcW w:w="2409" w:type="dxa"/>
            <w:shd w:val="clear" w:color="auto" w:fill="auto"/>
          </w:tcPr>
          <w:p w14:paraId="774FC7EA"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14/U/14932/EVE</w:t>
            </w:r>
          </w:p>
        </w:tc>
        <w:tc>
          <w:tcPr>
            <w:tcW w:w="3119" w:type="dxa"/>
            <w:shd w:val="clear" w:color="auto" w:fill="auto"/>
          </w:tcPr>
          <w:p w14:paraId="4AB55C5C" w14:textId="77777777" w:rsidR="00185AB2" w:rsidRPr="002A330A" w:rsidRDefault="00185AB2" w:rsidP="00185AB2">
            <w:pPr>
              <w:pStyle w:val="ByLine"/>
              <w:tabs>
                <w:tab w:val="left" w:pos="756"/>
                <w:tab w:val="right" w:pos="9360"/>
              </w:tabs>
              <w:spacing w:line="360" w:lineRule="auto"/>
              <w:jc w:val="left"/>
              <w:rPr>
                <w:b w:val="0"/>
                <w:szCs w:val="28"/>
              </w:rPr>
            </w:pPr>
            <w:r w:rsidRPr="002A330A">
              <w:rPr>
                <w:b w:val="0"/>
                <w:szCs w:val="28"/>
              </w:rPr>
              <w:t>214008697</w:t>
            </w:r>
          </w:p>
        </w:tc>
      </w:tr>
    </w:tbl>
    <w:p w14:paraId="1A2784ED" w14:textId="77777777" w:rsidR="00ED02A7" w:rsidRPr="002A330A" w:rsidRDefault="00ED02A7" w:rsidP="00ED02A7">
      <w:pPr>
        <w:spacing w:line="360" w:lineRule="auto"/>
      </w:pPr>
    </w:p>
    <w:p w14:paraId="7590CDEB" w14:textId="7C0E89B1" w:rsidR="000149DE" w:rsidRDefault="0026760F" w:rsidP="007F341B">
      <w:pPr>
        <w:spacing w:line="360" w:lineRule="auto"/>
        <w:ind w:left="0" w:firstLine="0"/>
        <w:rPr>
          <w:rFonts w:eastAsiaTheme="majorEastAsia"/>
          <w:b/>
          <w:spacing w:val="-10"/>
          <w:kern w:val="28"/>
          <w:sz w:val="28"/>
          <w:szCs w:val="28"/>
          <w:u w:val="single"/>
        </w:rPr>
      </w:pPr>
      <w:r w:rsidRPr="002A330A">
        <w:rPr>
          <w:rFonts w:eastAsiaTheme="majorEastAsia"/>
          <w:spacing w:val="-10"/>
          <w:kern w:val="28"/>
          <w:sz w:val="28"/>
          <w:szCs w:val="28"/>
        </w:rPr>
        <w:t xml:space="preserve">Lab Section: Workstation: </w:t>
      </w:r>
      <w:r w:rsidR="00C45032" w:rsidRPr="002A330A">
        <w:rPr>
          <w:rFonts w:eastAsiaTheme="majorEastAsia"/>
          <w:b/>
          <w:spacing w:val="-10"/>
          <w:kern w:val="28"/>
          <w:sz w:val="28"/>
          <w:szCs w:val="28"/>
          <w:u w:val="single"/>
        </w:rPr>
        <w:t>WIMEA LA</w:t>
      </w:r>
      <w:r w:rsidR="00236127">
        <w:rPr>
          <w:rFonts w:eastAsiaTheme="majorEastAsia"/>
          <w:b/>
          <w:spacing w:val="-10"/>
          <w:kern w:val="28"/>
          <w:sz w:val="28"/>
          <w:szCs w:val="28"/>
          <w:u w:val="single"/>
        </w:rPr>
        <w:t>B</w:t>
      </w:r>
    </w:p>
    <w:p w14:paraId="2C811CCF" w14:textId="1F09642E" w:rsidR="000149DE" w:rsidRDefault="000149DE" w:rsidP="007F341B">
      <w:pPr>
        <w:spacing w:line="360" w:lineRule="auto"/>
        <w:ind w:left="0" w:firstLine="0"/>
        <w:rPr>
          <w:rFonts w:eastAsiaTheme="majorEastAsia"/>
          <w:spacing w:val="-10"/>
          <w:kern w:val="28"/>
          <w:sz w:val="28"/>
          <w:szCs w:val="28"/>
        </w:rPr>
      </w:pPr>
      <w:r>
        <w:rPr>
          <w:rFonts w:eastAsiaTheme="majorEastAsia"/>
          <w:spacing w:val="-10"/>
          <w:kern w:val="28"/>
          <w:sz w:val="28"/>
          <w:szCs w:val="28"/>
        </w:rPr>
        <w:t>0</w:t>
      </w:r>
      <w:r w:rsidR="009B2590">
        <w:rPr>
          <w:rFonts w:eastAsiaTheme="majorEastAsia"/>
          <w:spacing w:val="-10"/>
          <w:kern w:val="28"/>
          <w:sz w:val="28"/>
          <w:szCs w:val="28"/>
        </w:rPr>
        <w:t>4</w:t>
      </w:r>
      <w:r>
        <w:rPr>
          <w:rFonts w:eastAsiaTheme="majorEastAsia"/>
          <w:spacing w:val="-10"/>
          <w:kern w:val="28"/>
          <w:sz w:val="28"/>
          <w:szCs w:val="28"/>
        </w:rPr>
        <w:t>/ 0</w:t>
      </w:r>
      <w:r w:rsidR="00807482">
        <w:rPr>
          <w:rFonts w:eastAsiaTheme="majorEastAsia"/>
          <w:spacing w:val="-10"/>
          <w:kern w:val="28"/>
          <w:sz w:val="28"/>
          <w:szCs w:val="28"/>
        </w:rPr>
        <w:t>5</w:t>
      </w:r>
      <w:r>
        <w:rPr>
          <w:rFonts w:eastAsiaTheme="majorEastAsia"/>
          <w:spacing w:val="-10"/>
          <w:kern w:val="28"/>
          <w:sz w:val="28"/>
          <w:szCs w:val="28"/>
        </w:rPr>
        <w:t>/2018</w:t>
      </w:r>
    </w:p>
    <w:p w14:paraId="0B0F6B50" w14:textId="77777777" w:rsidR="008C2F5B" w:rsidRPr="002A330A" w:rsidRDefault="008C2F5B" w:rsidP="00236127">
      <w:pPr>
        <w:spacing w:line="360" w:lineRule="auto"/>
        <w:ind w:left="0" w:firstLine="0"/>
        <w:sectPr w:rsidR="008C2F5B" w:rsidRPr="002A330A" w:rsidSect="00400830">
          <w:headerReference w:type="even" r:id="rId10"/>
          <w:headerReference w:type="default" r:id="rId11"/>
          <w:footerReference w:type="even" r:id="rId12"/>
          <w:footerReference w:type="default" r:id="rId13"/>
          <w:headerReference w:type="first" r:id="rId14"/>
          <w:footerReference w:type="first" r:id="rId15"/>
          <w:footnotePr>
            <w:numRestart w:val="eachPage"/>
          </w:footnotePr>
          <w:pgSz w:w="12240" w:h="15840"/>
          <w:pgMar w:top="1480" w:right="2157" w:bottom="1384" w:left="2160" w:header="720" w:footer="720" w:gutter="0"/>
          <w:cols w:space="720"/>
        </w:sectPr>
      </w:pPr>
    </w:p>
    <w:sdt>
      <w:sdtPr>
        <w:rPr>
          <w:rFonts w:ascii="Times New Roman" w:eastAsia="Times New Roman" w:hAnsi="Times New Roman" w:cs="Times New Roman"/>
          <w:color w:val="000000"/>
          <w:sz w:val="24"/>
          <w:szCs w:val="22"/>
          <w:lang w:val="en-GB" w:eastAsia="en-GB"/>
        </w:rPr>
        <w:id w:val="430791349"/>
        <w:docPartObj>
          <w:docPartGallery w:val="Table of Contents"/>
          <w:docPartUnique/>
        </w:docPartObj>
      </w:sdtPr>
      <w:sdtEndPr>
        <w:rPr>
          <w:b/>
          <w:bCs/>
          <w:noProof/>
        </w:rPr>
      </w:sdtEndPr>
      <w:sdtContent>
        <w:p w14:paraId="6994A407" w14:textId="77777777" w:rsidR="008D27A1" w:rsidRPr="002A330A" w:rsidRDefault="00B03815">
          <w:pPr>
            <w:pStyle w:val="TOCHeading"/>
            <w:rPr>
              <w:rFonts w:ascii="Times New Roman" w:eastAsia="Arial" w:hAnsi="Times New Roman" w:cs="Times New Roman"/>
              <w:b/>
              <w:color w:val="000000"/>
              <w:lang w:val="en-GB" w:eastAsia="en-GB"/>
            </w:rPr>
          </w:pPr>
          <w:r w:rsidRPr="002A330A">
            <w:rPr>
              <w:rFonts w:ascii="Times New Roman" w:eastAsia="Arial" w:hAnsi="Times New Roman" w:cs="Times New Roman"/>
              <w:b/>
              <w:color w:val="000000"/>
              <w:lang w:val="en-GB" w:eastAsia="en-GB"/>
            </w:rPr>
            <w:t>TABLE OF CONTENT</w:t>
          </w:r>
        </w:p>
        <w:p w14:paraId="22A78099" w14:textId="77777777" w:rsidR="00720CF5" w:rsidRDefault="008D27A1">
          <w:pPr>
            <w:pStyle w:val="TOC1"/>
            <w:tabs>
              <w:tab w:val="left" w:pos="440"/>
              <w:tab w:val="right" w:leader="dot" w:pos="9354"/>
            </w:tabs>
            <w:rPr>
              <w:rFonts w:asciiTheme="minorHAnsi" w:eastAsiaTheme="minorEastAsia" w:hAnsiTheme="minorHAnsi" w:cstheme="minorBidi"/>
              <w:b w:val="0"/>
              <w:noProof/>
              <w:color w:val="auto"/>
              <w:sz w:val="22"/>
            </w:rPr>
          </w:pPr>
          <w:r w:rsidRPr="002A330A">
            <w:fldChar w:fldCharType="begin"/>
          </w:r>
          <w:r w:rsidRPr="002A330A">
            <w:instrText xml:space="preserve"> TOC \o "1-3" \h \z \u </w:instrText>
          </w:r>
          <w:r w:rsidRPr="002A330A">
            <w:fldChar w:fldCharType="separate"/>
          </w:r>
          <w:hyperlink w:anchor="_Toc509850854" w:history="1">
            <w:r w:rsidR="00720CF5" w:rsidRPr="00A1463A">
              <w:rPr>
                <w:rStyle w:val="Hyperlink"/>
                <w:noProof/>
                <w:u w:color="000000"/>
              </w:rPr>
              <w:t>1.</w:t>
            </w:r>
            <w:r w:rsidR="00720CF5">
              <w:rPr>
                <w:rFonts w:asciiTheme="minorHAnsi" w:eastAsiaTheme="minorEastAsia" w:hAnsiTheme="minorHAnsi" w:cstheme="minorBidi"/>
                <w:b w:val="0"/>
                <w:noProof/>
                <w:color w:val="auto"/>
                <w:sz w:val="22"/>
              </w:rPr>
              <w:tab/>
            </w:r>
            <w:r w:rsidR="00720CF5" w:rsidRPr="00A1463A">
              <w:rPr>
                <w:rStyle w:val="Hyperlink"/>
                <w:noProof/>
              </w:rPr>
              <w:t>INTRODUCTION.</w:t>
            </w:r>
            <w:r w:rsidR="00720CF5">
              <w:rPr>
                <w:noProof/>
                <w:webHidden/>
              </w:rPr>
              <w:tab/>
            </w:r>
            <w:r w:rsidR="00720CF5">
              <w:rPr>
                <w:noProof/>
                <w:webHidden/>
              </w:rPr>
              <w:fldChar w:fldCharType="begin"/>
            </w:r>
            <w:r w:rsidR="00720CF5">
              <w:rPr>
                <w:noProof/>
                <w:webHidden/>
              </w:rPr>
              <w:instrText xml:space="preserve"> PAGEREF _Toc509850854 \h </w:instrText>
            </w:r>
            <w:r w:rsidR="00720CF5">
              <w:rPr>
                <w:noProof/>
                <w:webHidden/>
              </w:rPr>
            </w:r>
            <w:r w:rsidR="00720CF5">
              <w:rPr>
                <w:noProof/>
                <w:webHidden/>
              </w:rPr>
              <w:fldChar w:fldCharType="separate"/>
            </w:r>
            <w:r w:rsidR="00720CF5">
              <w:rPr>
                <w:noProof/>
                <w:webHidden/>
              </w:rPr>
              <w:t>1</w:t>
            </w:r>
            <w:r w:rsidR="00720CF5">
              <w:rPr>
                <w:noProof/>
                <w:webHidden/>
              </w:rPr>
              <w:fldChar w:fldCharType="end"/>
            </w:r>
          </w:hyperlink>
        </w:p>
        <w:p w14:paraId="0EFD2542"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55" w:history="1">
            <w:r w:rsidR="00720CF5" w:rsidRPr="00A1463A">
              <w:rPr>
                <w:rStyle w:val="Hyperlink"/>
                <w:noProof/>
                <w:u w:color="000000"/>
              </w:rPr>
              <w:t>1.1</w:t>
            </w:r>
            <w:r w:rsidR="00720CF5">
              <w:rPr>
                <w:rFonts w:asciiTheme="minorHAnsi" w:eastAsiaTheme="minorEastAsia" w:hAnsiTheme="minorHAnsi" w:cstheme="minorBidi"/>
                <w:noProof/>
                <w:color w:val="auto"/>
                <w:sz w:val="22"/>
              </w:rPr>
              <w:tab/>
            </w:r>
            <w:r w:rsidR="00720CF5" w:rsidRPr="00A1463A">
              <w:rPr>
                <w:rStyle w:val="Hyperlink"/>
                <w:noProof/>
              </w:rPr>
              <w:t>Purpose.</w:t>
            </w:r>
            <w:r w:rsidR="00720CF5">
              <w:rPr>
                <w:noProof/>
                <w:webHidden/>
              </w:rPr>
              <w:tab/>
            </w:r>
            <w:r w:rsidR="00720CF5">
              <w:rPr>
                <w:noProof/>
                <w:webHidden/>
              </w:rPr>
              <w:fldChar w:fldCharType="begin"/>
            </w:r>
            <w:r w:rsidR="00720CF5">
              <w:rPr>
                <w:noProof/>
                <w:webHidden/>
              </w:rPr>
              <w:instrText xml:space="preserve"> PAGEREF _Toc509850855 \h </w:instrText>
            </w:r>
            <w:r w:rsidR="00720CF5">
              <w:rPr>
                <w:noProof/>
                <w:webHidden/>
              </w:rPr>
            </w:r>
            <w:r w:rsidR="00720CF5">
              <w:rPr>
                <w:noProof/>
                <w:webHidden/>
              </w:rPr>
              <w:fldChar w:fldCharType="separate"/>
            </w:r>
            <w:r w:rsidR="00720CF5">
              <w:rPr>
                <w:noProof/>
                <w:webHidden/>
              </w:rPr>
              <w:t>1</w:t>
            </w:r>
            <w:r w:rsidR="00720CF5">
              <w:rPr>
                <w:noProof/>
                <w:webHidden/>
              </w:rPr>
              <w:fldChar w:fldCharType="end"/>
            </w:r>
          </w:hyperlink>
        </w:p>
        <w:p w14:paraId="208B06E2"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56" w:history="1">
            <w:r w:rsidR="00720CF5" w:rsidRPr="00A1463A">
              <w:rPr>
                <w:rStyle w:val="Hyperlink"/>
                <w:noProof/>
                <w:u w:color="000000"/>
              </w:rPr>
              <w:t>1.2</w:t>
            </w:r>
            <w:r w:rsidR="00720CF5">
              <w:rPr>
                <w:rFonts w:asciiTheme="minorHAnsi" w:eastAsiaTheme="minorEastAsia" w:hAnsiTheme="minorHAnsi" w:cstheme="minorBidi"/>
                <w:noProof/>
                <w:color w:val="auto"/>
                <w:sz w:val="22"/>
              </w:rPr>
              <w:tab/>
            </w:r>
            <w:r w:rsidR="00720CF5" w:rsidRPr="00A1463A">
              <w:rPr>
                <w:rStyle w:val="Hyperlink"/>
                <w:noProof/>
              </w:rPr>
              <w:t>Scope.</w:t>
            </w:r>
            <w:r w:rsidR="00720CF5">
              <w:rPr>
                <w:noProof/>
                <w:webHidden/>
              </w:rPr>
              <w:tab/>
            </w:r>
            <w:r w:rsidR="00720CF5">
              <w:rPr>
                <w:noProof/>
                <w:webHidden/>
              </w:rPr>
              <w:fldChar w:fldCharType="begin"/>
            </w:r>
            <w:r w:rsidR="00720CF5">
              <w:rPr>
                <w:noProof/>
                <w:webHidden/>
              </w:rPr>
              <w:instrText xml:space="preserve"> PAGEREF _Toc509850856 \h </w:instrText>
            </w:r>
            <w:r w:rsidR="00720CF5">
              <w:rPr>
                <w:noProof/>
                <w:webHidden/>
              </w:rPr>
            </w:r>
            <w:r w:rsidR="00720CF5">
              <w:rPr>
                <w:noProof/>
                <w:webHidden/>
              </w:rPr>
              <w:fldChar w:fldCharType="separate"/>
            </w:r>
            <w:r w:rsidR="00720CF5">
              <w:rPr>
                <w:noProof/>
                <w:webHidden/>
              </w:rPr>
              <w:t>2</w:t>
            </w:r>
            <w:r w:rsidR="00720CF5">
              <w:rPr>
                <w:noProof/>
                <w:webHidden/>
              </w:rPr>
              <w:fldChar w:fldCharType="end"/>
            </w:r>
          </w:hyperlink>
        </w:p>
        <w:p w14:paraId="1093BE88"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57" w:history="1">
            <w:r w:rsidR="00720CF5" w:rsidRPr="00A1463A">
              <w:rPr>
                <w:rStyle w:val="Hyperlink"/>
                <w:noProof/>
                <w:u w:color="000000"/>
              </w:rPr>
              <w:t>1.3</w:t>
            </w:r>
            <w:r w:rsidR="00720CF5">
              <w:rPr>
                <w:rFonts w:asciiTheme="minorHAnsi" w:eastAsiaTheme="minorEastAsia" w:hAnsiTheme="minorHAnsi" w:cstheme="minorBidi"/>
                <w:noProof/>
                <w:color w:val="auto"/>
                <w:sz w:val="22"/>
              </w:rPr>
              <w:tab/>
            </w:r>
            <w:r w:rsidR="00720CF5" w:rsidRPr="00A1463A">
              <w:rPr>
                <w:rStyle w:val="Hyperlink"/>
                <w:noProof/>
              </w:rPr>
              <w:t>Overview.</w:t>
            </w:r>
            <w:r w:rsidR="00720CF5">
              <w:rPr>
                <w:noProof/>
                <w:webHidden/>
              </w:rPr>
              <w:tab/>
            </w:r>
            <w:r w:rsidR="00720CF5">
              <w:rPr>
                <w:noProof/>
                <w:webHidden/>
              </w:rPr>
              <w:fldChar w:fldCharType="begin"/>
            </w:r>
            <w:r w:rsidR="00720CF5">
              <w:rPr>
                <w:noProof/>
                <w:webHidden/>
              </w:rPr>
              <w:instrText xml:space="preserve"> PAGEREF _Toc509850857 \h </w:instrText>
            </w:r>
            <w:r w:rsidR="00720CF5">
              <w:rPr>
                <w:noProof/>
                <w:webHidden/>
              </w:rPr>
            </w:r>
            <w:r w:rsidR="00720CF5">
              <w:rPr>
                <w:noProof/>
                <w:webHidden/>
              </w:rPr>
              <w:fldChar w:fldCharType="separate"/>
            </w:r>
            <w:r w:rsidR="00720CF5">
              <w:rPr>
                <w:noProof/>
                <w:webHidden/>
              </w:rPr>
              <w:t>3</w:t>
            </w:r>
            <w:r w:rsidR="00720CF5">
              <w:rPr>
                <w:noProof/>
                <w:webHidden/>
              </w:rPr>
              <w:fldChar w:fldCharType="end"/>
            </w:r>
          </w:hyperlink>
        </w:p>
        <w:p w14:paraId="0F012440"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58" w:history="1">
            <w:r w:rsidR="00720CF5" w:rsidRPr="00A1463A">
              <w:rPr>
                <w:rStyle w:val="Hyperlink"/>
                <w:noProof/>
                <w:u w:color="000000"/>
              </w:rPr>
              <w:t>1.4</w:t>
            </w:r>
            <w:r w:rsidR="00720CF5">
              <w:rPr>
                <w:rFonts w:asciiTheme="minorHAnsi" w:eastAsiaTheme="minorEastAsia" w:hAnsiTheme="minorHAnsi" w:cstheme="minorBidi"/>
                <w:noProof/>
                <w:color w:val="auto"/>
                <w:sz w:val="22"/>
              </w:rPr>
              <w:tab/>
            </w:r>
            <w:r w:rsidR="00720CF5" w:rsidRPr="00A1463A">
              <w:rPr>
                <w:rStyle w:val="Hyperlink"/>
                <w:noProof/>
              </w:rPr>
              <w:t>Reference Material.</w:t>
            </w:r>
            <w:r w:rsidR="00720CF5">
              <w:rPr>
                <w:noProof/>
                <w:webHidden/>
              </w:rPr>
              <w:tab/>
            </w:r>
            <w:r w:rsidR="00720CF5">
              <w:rPr>
                <w:noProof/>
                <w:webHidden/>
              </w:rPr>
              <w:fldChar w:fldCharType="begin"/>
            </w:r>
            <w:r w:rsidR="00720CF5">
              <w:rPr>
                <w:noProof/>
                <w:webHidden/>
              </w:rPr>
              <w:instrText xml:space="preserve"> PAGEREF _Toc509850858 \h </w:instrText>
            </w:r>
            <w:r w:rsidR="00720CF5">
              <w:rPr>
                <w:noProof/>
                <w:webHidden/>
              </w:rPr>
            </w:r>
            <w:r w:rsidR="00720CF5">
              <w:rPr>
                <w:noProof/>
                <w:webHidden/>
              </w:rPr>
              <w:fldChar w:fldCharType="separate"/>
            </w:r>
            <w:r w:rsidR="00720CF5">
              <w:rPr>
                <w:noProof/>
                <w:webHidden/>
              </w:rPr>
              <w:t>4</w:t>
            </w:r>
            <w:r w:rsidR="00720CF5">
              <w:rPr>
                <w:noProof/>
                <w:webHidden/>
              </w:rPr>
              <w:fldChar w:fldCharType="end"/>
            </w:r>
          </w:hyperlink>
        </w:p>
        <w:p w14:paraId="39D8719C"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59" w:history="1">
            <w:r w:rsidR="00720CF5" w:rsidRPr="00A1463A">
              <w:rPr>
                <w:rStyle w:val="Hyperlink"/>
                <w:noProof/>
                <w:u w:color="000000"/>
              </w:rPr>
              <w:t>1.5</w:t>
            </w:r>
            <w:r w:rsidR="00720CF5">
              <w:rPr>
                <w:rFonts w:asciiTheme="minorHAnsi" w:eastAsiaTheme="minorEastAsia" w:hAnsiTheme="minorHAnsi" w:cstheme="minorBidi"/>
                <w:noProof/>
                <w:color w:val="auto"/>
                <w:sz w:val="22"/>
              </w:rPr>
              <w:tab/>
            </w:r>
            <w:r w:rsidR="00720CF5" w:rsidRPr="00A1463A">
              <w:rPr>
                <w:rStyle w:val="Hyperlink"/>
                <w:noProof/>
              </w:rPr>
              <w:t>Definitions and Acronyms.</w:t>
            </w:r>
            <w:r w:rsidR="00720CF5">
              <w:rPr>
                <w:noProof/>
                <w:webHidden/>
              </w:rPr>
              <w:tab/>
            </w:r>
            <w:r w:rsidR="00720CF5">
              <w:rPr>
                <w:noProof/>
                <w:webHidden/>
              </w:rPr>
              <w:fldChar w:fldCharType="begin"/>
            </w:r>
            <w:r w:rsidR="00720CF5">
              <w:rPr>
                <w:noProof/>
                <w:webHidden/>
              </w:rPr>
              <w:instrText xml:space="preserve"> PAGEREF _Toc509850859 \h </w:instrText>
            </w:r>
            <w:r w:rsidR="00720CF5">
              <w:rPr>
                <w:noProof/>
                <w:webHidden/>
              </w:rPr>
            </w:r>
            <w:r w:rsidR="00720CF5">
              <w:rPr>
                <w:noProof/>
                <w:webHidden/>
              </w:rPr>
              <w:fldChar w:fldCharType="separate"/>
            </w:r>
            <w:r w:rsidR="00720CF5">
              <w:rPr>
                <w:noProof/>
                <w:webHidden/>
              </w:rPr>
              <w:t>5</w:t>
            </w:r>
            <w:r w:rsidR="00720CF5">
              <w:rPr>
                <w:noProof/>
                <w:webHidden/>
              </w:rPr>
              <w:fldChar w:fldCharType="end"/>
            </w:r>
          </w:hyperlink>
        </w:p>
        <w:p w14:paraId="3F8B36A7" w14:textId="77777777" w:rsidR="00720CF5" w:rsidRDefault="000C269A">
          <w:pPr>
            <w:pStyle w:val="TOC1"/>
            <w:tabs>
              <w:tab w:val="left" w:pos="440"/>
              <w:tab w:val="right" w:leader="dot" w:pos="9354"/>
            </w:tabs>
            <w:rPr>
              <w:rFonts w:asciiTheme="minorHAnsi" w:eastAsiaTheme="minorEastAsia" w:hAnsiTheme="minorHAnsi" w:cstheme="minorBidi"/>
              <w:b w:val="0"/>
              <w:noProof/>
              <w:color w:val="auto"/>
              <w:sz w:val="22"/>
            </w:rPr>
          </w:pPr>
          <w:hyperlink w:anchor="_Toc509850860" w:history="1">
            <w:r w:rsidR="00720CF5" w:rsidRPr="00A1463A">
              <w:rPr>
                <w:rStyle w:val="Hyperlink"/>
                <w:noProof/>
                <w:u w:color="000000"/>
              </w:rPr>
              <w:t>2.</w:t>
            </w:r>
            <w:r w:rsidR="00720CF5">
              <w:rPr>
                <w:rFonts w:asciiTheme="minorHAnsi" w:eastAsiaTheme="minorEastAsia" w:hAnsiTheme="minorHAnsi" w:cstheme="minorBidi"/>
                <w:b w:val="0"/>
                <w:noProof/>
                <w:color w:val="auto"/>
                <w:sz w:val="22"/>
              </w:rPr>
              <w:tab/>
            </w:r>
            <w:r w:rsidR="00720CF5" w:rsidRPr="00A1463A">
              <w:rPr>
                <w:rStyle w:val="Hyperlink"/>
                <w:noProof/>
              </w:rPr>
              <w:t>SYSTEM OVERVIEW.</w:t>
            </w:r>
            <w:r w:rsidR="00720CF5">
              <w:rPr>
                <w:noProof/>
                <w:webHidden/>
              </w:rPr>
              <w:tab/>
            </w:r>
            <w:r w:rsidR="00720CF5">
              <w:rPr>
                <w:noProof/>
                <w:webHidden/>
              </w:rPr>
              <w:fldChar w:fldCharType="begin"/>
            </w:r>
            <w:r w:rsidR="00720CF5">
              <w:rPr>
                <w:noProof/>
                <w:webHidden/>
              </w:rPr>
              <w:instrText xml:space="preserve"> PAGEREF _Toc509850860 \h </w:instrText>
            </w:r>
            <w:r w:rsidR="00720CF5">
              <w:rPr>
                <w:noProof/>
                <w:webHidden/>
              </w:rPr>
            </w:r>
            <w:r w:rsidR="00720CF5">
              <w:rPr>
                <w:noProof/>
                <w:webHidden/>
              </w:rPr>
              <w:fldChar w:fldCharType="separate"/>
            </w:r>
            <w:r w:rsidR="00720CF5">
              <w:rPr>
                <w:noProof/>
                <w:webHidden/>
              </w:rPr>
              <w:t>6</w:t>
            </w:r>
            <w:r w:rsidR="00720CF5">
              <w:rPr>
                <w:noProof/>
                <w:webHidden/>
              </w:rPr>
              <w:fldChar w:fldCharType="end"/>
            </w:r>
          </w:hyperlink>
        </w:p>
        <w:p w14:paraId="5ABC7B5C" w14:textId="77777777" w:rsidR="00720CF5" w:rsidRDefault="000C269A">
          <w:pPr>
            <w:pStyle w:val="TOC1"/>
            <w:tabs>
              <w:tab w:val="left" w:pos="440"/>
              <w:tab w:val="right" w:leader="dot" w:pos="9354"/>
            </w:tabs>
            <w:rPr>
              <w:rFonts w:asciiTheme="minorHAnsi" w:eastAsiaTheme="minorEastAsia" w:hAnsiTheme="minorHAnsi" w:cstheme="minorBidi"/>
              <w:b w:val="0"/>
              <w:noProof/>
              <w:color w:val="auto"/>
              <w:sz w:val="22"/>
            </w:rPr>
          </w:pPr>
          <w:hyperlink w:anchor="_Toc509850861" w:history="1">
            <w:r w:rsidR="00720CF5" w:rsidRPr="00A1463A">
              <w:rPr>
                <w:rStyle w:val="Hyperlink"/>
                <w:noProof/>
                <w:u w:color="000000"/>
              </w:rPr>
              <w:t>3.</w:t>
            </w:r>
            <w:r w:rsidR="00720CF5">
              <w:rPr>
                <w:rFonts w:asciiTheme="minorHAnsi" w:eastAsiaTheme="minorEastAsia" w:hAnsiTheme="minorHAnsi" w:cstheme="minorBidi"/>
                <w:b w:val="0"/>
                <w:noProof/>
                <w:color w:val="auto"/>
                <w:sz w:val="22"/>
              </w:rPr>
              <w:tab/>
            </w:r>
            <w:r w:rsidR="00720CF5" w:rsidRPr="00A1463A">
              <w:rPr>
                <w:rStyle w:val="Hyperlink"/>
                <w:noProof/>
              </w:rPr>
              <w:t>SYSTEM ARCHITECTURE.</w:t>
            </w:r>
            <w:r w:rsidR="00720CF5">
              <w:rPr>
                <w:noProof/>
                <w:webHidden/>
              </w:rPr>
              <w:tab/>
            </w:r>
            <w:r w:rsidR="00720CF5">
              <w:rPr>
                <w:noProof/>
                <w:webHidden/>
              </w:rPr>
              <w:fldChar w:fldCharType="begin"/>
            </w:r>
            <w:r w:rsidR="00720CF5">
              <w:rPr>
                <w:noProof/>
                <w:webHidden/>
              </w:rPr>
              <w:instrText xml:space="preserve"> PAGEREF _Toc509850861 \h </w:instrText>
            </w:r>
            <w:r w:rsidR="00720CF5">
              <w:rPr>
                <w:noProof/>
                <w:webHidden/>
              </w:rPr>
            </w:r>
            <w:r w:rsidR="00720CF5">
              <w:rPr>
                <w:noProof/>
                <w:webHidden/>
              </w:rPr>
              <w:fldChar w:fldCharType="separate"/>
            </w:r>
            <w:r w:rsidR="00720CF5">
              <w:rPr>
                <w:noProof/>
                <w:webHidden/>
              </w:rPr>
              <w:t>9</w:t>
            </w:r>
            <w:r w:rsidR="00720CF5">
              <w:rPr>
                <w:noProof/>
                <w:webHidden/>
              </w:rPr>
              <w:fldChar w:fldCharType="end"/>
            </w:r>
          </w:hyperlink>
        </w:p>
        <w:p w14:paraId="0BD55855"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62" w:history="1">
            <w:r w:rsidR="00720CF5" w:rsidRPr="00A1463A">
              <w:rPr>
                <w:rStyle w:val="Hyperlink"/>
                <w:noProof/>
                <w:u w:color="000000"/>
              </w:rPr>
              <w:t>3.1</w:t>
            </w:r>
            <w:r w:rsidR="00720CF5">
              <w:rPr>
                <w:rFonts w:asciiTheme="minorHAnsi" w:eastAsiaTheme="minorEastAsia" w:hAnsiTheme="minorHAnsi" w:cstheme="minorBidi"/>
                <w:noProof/>
                <w:color w:val="auto"/>
                <w:sz w:val="22"/>
              </w:rPr>
              <w:tab/>
            </w:r>
            <w:r w:rsidR="00720CF5" w:rsidRPr="00A1463A">
              <w:rPr>
                <w:rStyle w:val="Hyperlink"/>
                <w:noProof/>
              </w:rPr>
              <w:t>Architectural Design.</w:t>
            </w:r>
            <w:r w:rsidR="00720CF5">
              <w:rPr>
                <w:noProof/>
                <w:webHidden/>
              </w:rPr>
              <w:tab/>
            </w:r>
            <w:r w:rsidR="00720CF5">
              <w:rPr>
                <w:noProof/>
                <w:webHidden/>
              </w:rPr>
              <w:fldChar w:fldCharType="begin"/>
            </w:r>
            <w:r w:rsidR="00720CF5">
              <w:rPr>
                <w:noProof/>
                <w:webHidden/>
              </w:rPr>
              <w:instrText xml:space="preserve"> PAGEREF _Toc509850862 \h </w:instrText>
            </w:r>
            <w:r w:rsidR="00720CF5">
              <w:rPr>
                <w:noProof/>
                <w:webHidden/>
              </w:rPr>
            </w:r>
            <w:r w:rsidR="00720CF5">
              <w:rPr>
                <w:noProof/>
                <w:webHidden/>
              </w:rPr>
              <w:fldChar w:fldCharType="separate"/>
            </w:r>
            <w:r w:rsidR="00720CF5">
              <w:rPr>
                <w:noProof/>
                <w:webHidden/>
              </w:rPr>
              <w:t>9</w:t>
            </w:r>
            <w:r w:rsidR="00720CF5">
              <w:rPr>
                <w:noProof/>
                <w:webHidden/>
              </w:rPr>
              <w:fldChar w:fldCharType="end"/>
            </w:r>
          </w:hyperlink>
        </w:p>
        <w:p w14:paraId="12AA7B8A"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63" w:history="1">
            <w:r w:rsidR="00720CF5" w:rsidRPr="00A1463A">
              <w:rPr>
                <w:rStyle w:val="Hyperlink"/>
                <w:noProof/>
                <w:u w:color="000000"/>
              </w:rPr>
              <w:t>3.2</w:t>
            </w:r>
            <w:r w:rsidR="00720CF5">
              <w:rPr>
                <w:rFonts w:asciiTheme="minorHAnsi" w:eastAsiaTheme="minorEastAsia" w:hAnsiTheme="minorHAnsi" w:cstheme="minorBidi"/>
                <w:noProof/>
                <w:color w:val="auto"/>
                <w:sz w:val="22"/>
              </w:rPr>
              <w:tab/>
            </w:r>
            <w:r w:rsidR="00720CF5" w:rsidRPr="00A1463A">
              <w:rPr>
                <w:rStyle w:val="Hyperlink"/>
                <w:noProof/>
              </w:rPr>
              <w:t>Decomposition Description.</w:t>
            </w:r>
            <w:r w:rsidR="00720CF5">
              <w:rPr>
                <w:noProof/>
                <w:webHidden/>
              </w:rPr>
              <w:tab/>
            </w:r>
            <w:r w:rsidR="00720CF5">
              <w:rPr>
                <w:noProof/>
                <w:webHidden/>
              </w:rPr>
              <w:fldChar w:fldCharType="begin"/>
            </w:r>
            <w:r w:rsidR="00720CF5">
              <w:rPr>
                <w:noProof/>
                <w:webHidden/>
              </w:rPr>
              <w:instrText xml:space="preserve"> PAGEREF _Toc509850863 \h </w:instrText>
            </w:r>
            <w:r w:rsidR="00720CF5">
              <w:rPr>
                <w:noProof/>
                <w:webHidden/>
              </w:rPr>
            </w:r>
            <w:r w:rsidR="00720CF5">
              <w:rPr>
                <w:noProof/>
                <w:webHidden/>
              </w:rPr>
              <w:fldChar w:fldCharType="separate"/>
            </w:r>
            <w:r w:rsidR="00720CF5">
              <w:rPr>
                <w:noProof/>
                <w:webHidden/>
              </w:rPr>
              <w:t>12</w:t>
            </w:r>
            <w:r w:rsidR="00720CF5">
              <w:rPr>
                <w:noProof/>
                <w:webHidden/>
              </w:rPr>
              <w:fldChar w:fldCharType="end"/>
            </w:r>
          </w:hyperlink>
        </w:p>
        <w:p w14:paraId="31521BA0"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64" w:history="1">
            <w:r w:rsidR="00720CF5" w:rsidRPr="00A1463A">
              <w:rPr>
                <w:rStyle w:val="Hyperlink"/>
                <w:noProof/>
                <w:u w:color="000000"/>
              </w:rPr>
              <w:t>3.3</w:t>
            </w:r>
            <w:r w:rsidR="00720CF5">
              <w:rPr>
                <w:rFonts w:asciiTheme="minorHAnsi" w:eastAsiaTheme="minorEastAsia" w:hAnsiTheme="minorHAnsi" w:cstheme="minorBidi"/>
                <w:noProof/>
                <w:color w:val="auto"/>
                <w:sz w:val="22"/>
              </w:rPr>
              <w:tab/>
            </w:r>
            <w:r w:rsidR="00720CF5" w:rsidRPr="00A1463A">
              <w:rPr>
                <w:rStyle w:val="Hyperlink"/>
                <w:noProof/>
              </w:rPr>
              <w:t>Design Rationale.</w:t>
            </w:r>
            <w:r w:rsidR="00720CF5">
              <w:rPr>
                <w:noProof/>
                <w:webHidden/>
              </w:rPr>
              <w:tab/>
            </w:r>
            <w:r w:rsidR="00720CF5">
              <w:rPr>
                <w:noProof/>
                <w:webHidden/>
              </w:rPr>
              <w:fldChar w:fldCharType="begin"/>
            </w:r>
            <w:r w:rsidR="00720CF5">
              <w:rPr>
                <w:noProof/>
                <w:webHidden/>
              </w:rPr>
              <w:instrText xml:space="preserve"> PAGEREF _Toc509850864 \h </w:instrText>
            </w:r>
            <w:r w:rsidR="00720CF5">
              <w:rPr>
                <w:noProof/>
                <w:webHidden/>
              </w:rPr>
            </w:r>
            <w:r w:rsidR="00720CF5">
              <w:rPr>
                <w:noProof/>
                <w:webHidden/>
              </w:rPr>
              <w:fldChar w:fldCharType="separate"/>
            </w:r>
            <w:r w:rsidR="00720CF5">
              <w:rPr>
                <w:noProof/>
                <w:webHidden/>
              </w:rPr>
              <w:t>13</w:t>
            </w:r>
            <w:r w:rsidR="00720CF5">
              <w:rPr>
                <w:noProof/>
                <w:webHidden/>
              </w:rPr>
              <w:fldChar w:fldCharType="end"/>
            </w:r>
          </w:hyperlink>
        </w:p>
        <w:p w14:paraId="35FA8F55" w14:textId="77777777" w:rsidR="00720CF5" w:rsidRDefault="000C269A">
          <w:pPr>
            <w:pStyle w:val="TOC1"/>
            <w:tabs>
              <w:tab w:val="left" w:pos="440"/>
              <w:tab w:val="right" w:leader="dot" w:pos="9354"/>
            </w:tabs>
            <w:rPr>
              <w:rFonts w:asciiTheme="minorHAnsi" w:eastAsiaTheme="minorEastAsia" w:hAnsiTheme="minorHAnsi" w:cstheme="minorBidi"/>
              <w:b w:val="0"/>
              <w:noProof/>
              <w:color w:val="auto"/>
              <w:sz w:val="22"/>
            </w:rPr>
          </w:pPr>
          <w:hyperlink w:anchor="_Toc509850865" w:history="1">
            <w:r w:rsidR="00720CF5" w:rsidRPr="00A1463A">
              <w:rPr>
                <w:rStyle w:val="Hyperlink"/>
                <w:noProof/>
                <w:u w:color="000000"/>
              </w:rPr>
              <w:t>4.</w:t>
            </w:r>
            <w:r w:rsidR="00720CF5">
              <w:rPr>
                <w:rFonts w:asciiTheme="minorHAnsi" w:eastAsiaTheme="minorEastAsia" w:hAnsiTheme="minorHAnsi" w:cstheme="minorBidi"/>
                <w:b w:val="0"/>
                <w:noProof/>
                <w:color w:val="auto"/>
                <w:sz w:val="22"/>
              </w:rPr>
              <w:tab/>
            </w:r>
            <w:r w:rsidR="00720CF5" w:rsidRPr="00A1463A">
              <w:rPr>
                <w:rStyle w:val="Hyperlink"/>
                <w:noProof/>
              </w:rPr>
              <w:t>DATA DESIGN.</w:t>
            </w:r>
            <w:r w:rsidR="00720CF5">
              <w:rPr>
                <w:noProof/>
                <w:webHidden/>
              </w:rPr>
              <w:tab/>
            </w:r>
            <w:r w:rsidR="00720CF5">
              <w:rPr>
                <w:noProof/>
                <w:webHidden/>
              </w:rPr>
              <w:fldChar w:fldCharType="begin"/>
            </w:r>
            <w:r w:rsidR="00720CF5">
              <w:rPr>
                <w:noProof/>
                <w:webHidden/>
              </w:rPr>
              <w:instrText xml:space="preserve"> PAGEREF _Toc509850865 \h </w:instrText>
            </w:r>
            <w:r w:rsidR="00720CF5">
              <w:rPr>
                <w:noProof/>
                <w:webHidden/>
              </w:rPr>
            </w:r>
            <w:r w:rsidR="00720CF5">
              <w:rPr>
                <w:noProof/>
                <w:webHidden/>
              </w:rPr>
              <w:fldChar w:fldCharType="separate"/>
            </w:r>
            <w:r w:rsidR="00720CF5">
              <w:rPr>
                <w:noProof/>
                <w:webHidden/>
              </w:rPr>
              <w:t>14</w:t>
            </w:r>
            <w:r w:rsidR="00720CF5">
              <w:rPr>
                <w:noProof/>
                <w:webHidden/>
              </w:rPr>
              <w:fldChar w:fldCharType="end"/>
            </w:r>
          </w:hyperlink>
        </w:p>
        <w:p w14:paraId="68599149"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66" w:history="1">
            <w:r w:rsidR="00720CF5" w:rsidRPr="00A1463A">
              <w:rPr>
                <w:rStyle w:val="Hyperlink"/>
                <w:noProof/>
                <w:u w:color="000000"/>
              </w:rPr>
              <w:t>4.1</w:t>
            </w:r>
            <w:r w:rsidR="00720CF5">
              <w:rPr>
                <w:rFonts w:asciiTheme="minorHAnsi" w:eastAsiaTheme="minorEastAsia" w:hAnsiTheme="minorHAnsi" w:cstheme="minorBidi"/>
                <w:noProof/>
                <w:color w:val="auto"/>
                <w:sz w:val="22"/>
              </w:rPr>
              <w:tab/>
            </w:r>
            <w:r w:rsidR="00720CF5" w:rsidRPr="00A1463A">
              <w:rPr>
                <w:rStyle w:val="Hyperlink"/>
                <w:noProof/>
              </w:rPr>
              <w:t>Data Description.</w:t>
            </w:r>
            <w:r w:rsidR="00720CF5">
              <w:rPr>
                <w:noProof/>
                <w:webHidden/>
              </w:rPr>
              <w:tab/>
            </w:r>
            <w:r w:rsidR="00720CF5">
              <w:rPr>
                <w:noProof/>
                <w:webHidden/>
              </w:rPr>
              <w:fldChar w:fldCharType="begin"/>
            </w:r>
            <w:r w:rsidR="00720CF5">
              <w:rPr>
                <w:noProof/>
                <w:webHidden/>
              </w:rPr>
              <w:instrText xml:space="preserve"> PAGEREF _Toc509850866 \h </w:instrText>
            </w:r>
            <w:r w:rsidR="00720CF5">
              <w:rPr>
                <w:noProof/>
                <w:webHidden/>
              </w:rPr>
            </w:r>
            <w:r w:rsidR="00720CF5">
              <w:rPr>
                <w:noProof/>
                <w:webHidden/>
              </w:rPr>
              <w:fldChar w:fldCharType="separate"/>
            </w:r>
            <w:r w:rsidR="00720CF5">
              <w:rPr>
                <w:noProof/>
                <w:webHidden/>
              </w:rPr>
              <w:t>14</w:t>
            </w:r>
            <w:r w:rsidR="00720CF5">
              <w:rPr>
                <w:noProof/>
                <w:webHidden/>
              </w:rPr>
              <w:fldChar w:fldCharType="end"/>
            </w:r>
          </w:hyperlink>
        </w:p>
        <w:p w14:paraId="4F277C74"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67" w:history="1">
            <w:r w:rsidR="00720CF5" w:rsidRPr="00A1463A">
              <w:rPr>
                <w:rStyle w:val="Hyperlink"/>
                <w:noProof/>
                <w:u w:color="000000"/>
              </w:rPr>
              <w:t>4.2</w:t>
            </w:r>
            <w:r w:rsidR="00720CF5">
              <w:rPr>
                <w:rFonts w:asciiTheme="minorHAnsi" w:eastAsiaTheme="minorEastAsia" w:hAnsiTheme="minorHAnsi" w:cstheme="minorBidi"/>
                <w:noProof/>
                <w:color w:val="auto"/>
                <w:sz w:val="22"/>
              </w:rPr>
              <w:tab/>
            </w:r>
            <w:r w:rsidR="00720CF5" w:rsidRPr="00A1463A">
              <w:rPr>
                <w:rStyle w:val="Hyperlink"/>
                <w:noProof/>
              </w:rPr>
              <w:t>Data Dictionary</w:t>
            </w:r>
            <w:r w:rsidR="00720CF5">
              <w:rPr>
                <w:noProof/>
                <w:webHidden/>
              </w:rPr>
              <w:tab/>
            </w:r>
            <w:r w:rsidR="00720CF5">
              <w:rPr>
                <w:noProof/>
                <w:webHidden/>
              </w:rPr>
              <w:fldChar w:fldCharType="begin"/>
            </w:r>
            <w:r w:rsidR="00720CF5">
              <w:rPr>
                <w:noProof/>
                <w:webHidden/>
              </w:rPr>
              <w:instrText xml:space="preserve"> PAGEREF _Toc509850867 \h </w:instrText>
            </w:r>
            <w:r w:rsidR="00720CF5">
              <w:rPr>
                <w:noProof/>
                <w:webHidden/>
              </w:rPr>
            </w:r>
            <w:r w:rsidR="00720CF5">
              <w:rPr>
                <w:noProof/>
                <w:webHidden/>
              </w:rPr>
              <w:fldChar w:fldCharType="separate"/>
            </w:r>
            <w:r w:rsidR="00720CF5">
              <w:rPr>
                <w:noProof/>
                <w:webHidden/>
              </w:rPr>
              <w:t>15</w:t>
            </w:r>
            <w:r w:rsidR="00720CF5">
              <w:rPr>
                <w:noProof/>
                <w:webHidden/>
              </w:rPr>
              <w:fldChar w:fldCharType="end"/>
            </w:r>
          </w:hyperlink>
        </w:p>
        <w:p w14:paraId="38DE4D4D" w14:textId="77777777" w:rsidR="00720CF5" w:rsidRDefault="000C269A">
          <w:pPr>
            <w:pStyle w:val="TOC1"/>
            <w:tabs>
              <w:tab w:val="left" w:pos="440"/>
              <w:tab w:val="right" w:leader="dot" w:pos="9354"/>
            </w:tabs>
            <w:rPr>
              <w:rFonts w:asciiTheme="minorHAnsi" w:eastAsiaTheme="minorEastAsia" w:hAnsiTheme="minorHAnsi" w:cstheme="minorBidi"/>
              <w:b w:val="0"/>
              <w:noProof/>
              <w:color w:val="auto"/>
              <w:sz w:val="22"/>
            </w:rPr>
          </w:pPr>
          <w:hyperlink w:anchor="_Toc509850868" w:history="1">
            <w:r w:rsidR="00720CF5" w:rsidRPr="00A1463A">
              <w:rPr>
                <w:rStyle w:val="Hyperlink"/>
                <w:noProof/>
                <w:u w:color="000000"/>
              </w:rPr>
              <w:t>5.</w:t>
            </w:r>
            <w:r w:rsidR="00720CF5">
              <w:rPr>
                <w:rFonts w:asciiTheme="minorHAnsi" w:eastAsiaTheme="minorEastAsia" w:hAnsiTheme="minorHAnsi" w:cstheme="minorBidi"/>
                <w:b w:val="0"/>
                <w:noProof/>
                <w:color w:val="auto"/>
                <w:sz w:val="22"/>
              </w:rPr>
              <w:tab/>
            </w:r>
            <w:r w:rsidR="00720CF5" w:rsidRPr="00A1463A">
              <w:rPr>
                <w:rStyle w:val="Hyperlink"/>
                <w:noProof/>
              </w:rPr>
              <w:t>COMPONENT DESIGN.</w:t>
            </w:r>
            <w:r w:rsidR="00720CF5">
              <w:rPr>
                <w:noProof/>
                <w:webHidden/>
              </w:rPr>
              <w:tab/>
            </w:r>
            <w:r w:rsidR="00720CF5">
              <w:rPr>
                <w:noProof/>
                <w:webHidden/>
              </w:rPr>
              <w:fldChar w:fldCharType="begin"/>
            </w:r>
            <w:r w:rsidR="00720CF5">
              <w:rPr>
                <w:noProof/>
                <w:webHidden/>
              </w:rPr>
              <w:instrText xml:space="preserve"> PAGEREF _Toc509850868 \h </w:instrText>
            </w:r>
            <w:r w:rsidR="00720CF5">
              <w:rPr>
                <w:noProof/>
                <w:webHidden/>
              </w:rPr>
            </w:r>
            <w:r w:rsidR="00720CF5">
              <w:rPr>
                <w:noProof/>
                <w:webHidden/>
              </w:rPr>
              <w:fldChar w:fldCharType="separate"/>
            </w:r>
            <w:r w:rsidR="00720CF5">
              <w:rPr>
                <w:noProof/>
                <w:webHidden/>
              </w:rPr>
              <w:t>17</w:t>
            </w:r>
            <w:r w:rsidR="00720CF5">
              <w:rPr>
                <w:noProof/>
                <w:webHidden/>
              </w:rPr>
              <w:fldChar w:fldCharType="end"/>
            </w:r>
          </w:hyperlink>
        </w:p>
        <w:p w14:paraId="434850AC"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69" w:history="1">
            <w:r w:rsidR="00720CF5" w:rsidRPr="00A1463A">
              <w:rPr>
                <w:rStyle w:val="Hyperlink"/>
                <w:noProof/>
                <w:u w:color="000000"/>
              </w:rPr>
              <w:t>5.1</w:t>
            </w:r>
            <w:r w:rsidR="00720CF5">
              <w:rPr>
                <w:rFonts w:asciiTheme="minorHAnsi" w:eastAsiaTheme="minorEastAsia" w:hAnsiTheme="minorHAnsi" w:cstheme="minorBidi"/>
                <w:noProof/>
                <w:color w:val="auto"/>
                <w:sz w:val="22"/>
              </w:rPr>
              <w:tab/>
            </w:r>
            <w:r w:rsidR="00720CF5" w:rsidRPr="00A1463A">
              <w:rPr>
                <w:rStyle w:val="Hyperlink"/>
                <w:noProof/>
              </w:rPr>
              <w:t>The Login component.</w:t>
            </w:r>
            <w:r w:rsidR="00720CF5">
              <w:rPr>
                <w:noProof/>
                <w:webHidden/>
              </w:rPr>
              <w:tab/>
            </w:r>
            <w:r w:rsidR="00720CF5">
              <w:rPr>
                <w:noProof/>
                <w:webHidden/>
              </w:rPr>
              <w:fldChar w:fldCharType="begin"/>
            </w:r>
            <w:r w:rsidR="00720CF5">
              <w:rPr>
                <w:noProof/>
                <w:webHidden/>
              </w:rPr>
              <w:instrText xml:space="preserve"> PAGEREF _Toc509850869 \h </w:instrText>
            </w:r>
            <w:r w:rsidR="00720CF5">
              <w:rPr>
                <w:noProof/>
                <w:webHidden/>
              </w:rPr>
            </w:r>
            <w:r w:rsidR="00720CF5">
              <w:rPr>
                <w:noProof/>
                <w:webHidden/>
              </w:rPr>
              <w:fldChar w:fldCharType="separate"/>
            </w:r>
            <w:r w:rsidR="00720CF5">
              <w:rPr>
                <w:noProof/>
                <w:webHidden/>
              </w:rPr>
              <w:t>17</w:t>
            </w:r>
            <w:r w:rsidR="00720CF5">
              <w:rPr>
                <w:noProof/>
                <w:webHidden/>
              </w:rPr>
              <w:fldChar w:fldCharType="end"/>
            </w:r>
          </w:hyperlink>
        </w:p>
        <w:p w14:paraId="484BBE2F"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70" w:history="1">
            <w:r w:rsidR="00720CF5" w:rsidRPr="00A1463A">
              <w:rPr>
                <w:rStyle w:val="Hyperlink"/>
                <w:noProof/>
                <w:u w:color="000000"/>
              </w:rPr>
              <w:t>5.2</w:t>
            </w:r>
            <w:r w:rsidR="00720CF5">
              <w:rPr>
                <w:rFonts w:asciiTheme="minorHAnsi" w:eastAsiaTheme="minorEastAsia" w:hAnsiTheme="minorHAnsi" w:cstheme="minorBidi"/>
                <w:noProof/>
                <w:color w:val="auto"/>
                <w:sz w:val="22"/>
              </w:rPr>
              <w:tab/>
            </w:r>
            <w:r w:rsidR="00720CF5" w:rsidRPr="00A1463A">
              <w:rPr>
                <w:rStyle w:val="Hyperlink"/>
                <w:noProof/>
              </w:rPr>
              <w:t>View Forecast component</w:t>
            </w:r>
            <w:r w:rsidR="00720CF5">
              <w:rPr>
                <w:noProof/>
                <w:webHidden/>
              </w:rPr>
              <w:tab/>
            </w:r>
            <w:r w:rsidR="00720CF5">
              <w:rPr>
                <w:noProof/>
                <w:webHidden/>
              </w:rPr>
              <w:fldChar w:fldCharType="begin"/>
            </w:r>
            <w:r w:rsidR="00720CF5">
              <w:rPr>
                <w:noProof/>
                <w:webHidden/>
              </w:rPr>
              <w:instrText xml:space="preserve"> PAGEREF _Toc509850870 \h </w:instrText>
            </w:r>
            <w:r w:rsidR="00720CF5">
              <w:rPr>
                <w:noProof/>
                <w:webHidden/>
              </w:rPr>
            </w:r>
            <w:r w:rsidR="00720CF5">
              <w:rPr>
                <w:noProof/>
                <w:webHidden/>
              </w:rPr>
              <w:fldChar w:fldCharType="separate"/>
            </w:r>
            <w:r w:rsidR="00720CF5">
              <w:rPr>
                <w:noProof/>
                <w:webHidden/>
              </w:rPr>
              <w:t>18</w:t>
            </w:r>
            <w:r w:rsidR="00720CF5">
              <w:rPr>
                <w:noProof/>
                <w:webHidden/>
              </w:rPr>
              <w:fldChar w:fldCharType="end"/>
            </w:r>
          </w:hyperlink>
        </w:p>
        <w:p w14:paraId="1CCBF9E7"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71" w:history="1">
            <w:r w:rsidR="00720CF5" w:rsidRPr="00A1463A">
              <w:rPr>
                <w:rStyle w:val="Hyperlink"/>
                <w:noProof/>
                <w:u w:color="000000"/>
              </w:rPr>
              <w:t>5.3</w:t>
            </w:r>
            <w:r w:rsidR="00720CF5">
              <w:rPr>
                <w:rFonts w:asciiTheme="minorHAnsi" w:eastAsiaTheme="minorEastAsia" w:hAnsiTheme="minorHAnsi" w:cstheme="minorBidi"/>
                <w:noProof/>
                <w:color w:val="auto"/>
                <w:sz w:val="22"/>
              </w:rPr>
              <w:tab/>
            </w:r>
            <w:r w:rsidR="00720CF5" w:rsidRPr="00A1463A">
              <w:rPr>
                <w:rStyle w:val="Hyperlink"/>
                <w:noProof/>
              </w:rPr>
              <w:t>Create Advisory component.</w:t>
            </w:r>
            <w:r w:rsidR="00720CF5">
              <w:rPr>
                <w:noProof/>
                <w:webHidden/>
              </w:rPr>
              <w:tab/>
            </w:r>
            <w:r w:rsidR="00720CF5">
              <w:rPr>
                <w:noProof/>
                <w:webHidden/>
              </w:rPr>
              <w:fldChar w:fldCharType="begin"/>
            </w:r>
            <w:r w:rsidR="00720CF5">
              <w:rPr>
                <w:noProof/>
                <w:webHidden/>
              </w:rPr>
              <w:instrText xml:space="preserve"> PAGEREF _Toc509850871 \h </w:instrText>
            </w:r>
            <w:r w:rsidR="00720CF5">
              <w:rPr>
                <w:noProof/>
                <w:webHidden/>
              </w:rPr>
            </w:r>
            <w:r w:rsidR="00720CF5">
              <w:rPr>
                <w:noProof/>
                <w:webHidden/>
              </w:rPr>
              <w:fldChar w:fldCharType="separate"/>
            </w:r>
            <w:r w:rsidR="00720CF5">
              <w:rPr>
                <w:noProof/>
                <w:webHidden/>
              </w:rPr>
              <w:t>19</w:t>
            </w:r>
            <w:r w:rsidR="00720CF5">
              <w:rPr>
                <w:noProof/>
                <w:webHidden/>
              </w:rPr>
              <w:fldChar w:fldCharType="end"/>
            </w:r>
          </w:hyperlink>
        </w:p>
        <w:p w14:paraId="583ECAD0"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72" w:history="1">
            <w:r w:rsidR="00720CF5" w:rsidRPr="00A1463A">
              <w:rPr>
                <w:rStyle w:val="Hyperlink"/>
                <w:noProof/>
                <w:u w:color="000000"/>
              </w:rPr>
              <w:t>5.4</w:t>
            </w:r>
            <w:r w:rsidR="00720CF5">
              <w:rPr>
                <w:rFonts w:asciiTheme="minorHAnsi" w:eastAsiaTheme="minorEastAsia" w:hAnsiTheme="minorHAnsi" w:cstheme="minorBidi"/>
                <w:noProof/>
                <w:color w:val="auto"/>
                <w:sz w:val="22"/>
              </w:rPr>
              <w:tab/>
            </w:r>
            <w:r w:rsidR="00720CF5" w:rsidRPr="00A1463A">
              <w:rPr>
                <w:rStyle w:val="Hyperlink"/>
                <w:noProof/>
              </w:rPr>
              <w:t>View Advisory component</w:t>
            </w:r>
            <w:r w:rsidR="00720CF5">
              <w:rPr>
                <w:noProof/>
                <w:webHidden/>
              </w:rPr>
              <w:tab/>
            </w:r>
            <w:r w:rsidR="00720CF5">
              <w:rPr>
                <w:noProof/>
                <w:webHidden/>
              </w:rPr>
              <w:fldChar w:fldCharType="begin"/>
            </w:r>
            <w:r w:rsidR="00720CF5">
              <w:rPr>
                <w:noProof/>
                <w:webHidden/>
              </w:rPr>
              <w:instrText xml:space="preserve"> PAGEREF _Toc509850872 \h </w:instrText>
            </w:r>
            <w:r w:rsidR="00720CF5">
              <w:rPr>
                <w:noProof/>
                <w:webHidden/>
              </w:rPr>
            </w:r>
            <w:r w:rsidR="00720CF5">
              <w:rPr>
                <w:noProof/>
                <w:webHidden/>
              </w:rPr>
              <w:fldChar w:fldCharType="separate"/>
            </w:r>
            <w:r w:rsidR="00720CF5">
              <w:rPr>
                <w:noProof/>
                <w:webHidden/>
              </w:rPr>
              <w:t>20</w:t>
            </w:r>
            <w:r w:rsidR="00720CF5">
              <w:rPr>
                <w:noProof/>
                <w:webHidden/>
              </w:rPr>
              <w:fldChar w:fldCharType="end"/>
            </w:r>
          </w:hyperlink>
        </w:p>
        <w:p w14:paraId="7BF77ABB"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73" w:history="1">
            <w:r w:rsidR="00720CF5" w:rsidRPr="00A1463A">
              <w:rPr>
                <w:rStyle w:val="Hyperlink"/>
                <w:noProof/>
                <w:u w:color="000000"/>
              </w:rPr>
              <w:t>5.5</w:t>
            </w:r>
            <w:r w:rsidR="00720CF5">
              <w:rPr>
                <w:rFonts w:asciiTheme="minorHAnsi" w:eastAsiaTheme="minorEastAsia" w:hAnsiTheme="minorHAnsi" w:cstheme="minorBidi"/>
                <w:noProof/>
                <w:color w:val="auto"/>
                <w:sz w:val="22"/>
              </w:rPr>
              <w:tab/>
            </w:r>
            <w:r w:rsidR="00720CF5" w:rsidRPr="00A1463A">
              <w:rPr>
                <w:rStyle w:val="Hyperlink"/>
                <w:noProof/>
              </w:rPr>
              <w:t>View Parameter Visualization component</w:t>
            </w:r>
            <w:r w:rsidR="00720CF5">
              <w:rPr>
                <w:noProof/>
                <w:webHidden/>
              </w:rPr>
              <w:tab/>
            </w:r>
            <w:r w:rsidR="00720CF5">
              <w:rPr>
                <w:noProof/>
                <w:webHidden/>
              </w:rPr>
              <w:fldChar w:fldCharType="begin"/>
            </w:r>
            <w:r w:rsidR="00720CF5">
              <w:rPr>
                <w:noProof/>
                <w:webHidden/>
              </w:rPr>
              <w:instrText xml:space="preserve"> PAGEREF _Toc509850873 \h </w:instrText>
            </w:r>
            <w:r w:rsidR="00720CF5">
              <w:rPr>
                <w:noProof/>
                <w:webHidden/>
              </w:rPr>
            </w:r>
            <w:r w:rsidR="00720CF5">
              <w:rPr>
                <w:noProof/>
                <w:webHidden/>
              </w:rPr>
              <w:fldChar w:fldCharType="separate"/>
            </w:r>
            <w:r w:rsidR="00720CF5">
              <w:rPr>
                <w:noProof/>
                <w:webHidden/>
              </w:rPr>
              <w:t>21</w:t>
            </w:r>
            <w:r w:rsidR="00720CF5">
              <w:rPr>
                <w:noProof/>
                <w:webHidden/>
              </w:rPr>
              <w:fldChar w:fldCharType="end"/>
            </w:r>
          </w:hyperlink>
        </w:p>
        <w:p w14:paraId="602C4AB9"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74" w:history="1">
            <w:r w:rsidR="00720CF5" w:rsidRPr="00A1463A">
              <w:rPr>
                <w:rStyle w:val="Hyperlink"/>
                <w:noProof/>
                <w:u w:color="000000"/>
              </w:rPr>
              <w:t>5.6</w:t>
            </w:r>
            <w:r w:rsidR="00720CF5">
              <w:rPr>
                <w:rFonts w:asciiTheme="minorHAnsi" w:eastAsiaTheme="minorEastAsia" w:hAnsiTheme="minorHAnsi" w:cstheme="minorBidi"/>
                <w:noProof/>
                <w:color w:val="auto"/>
                <w:sz w:val="22"/>
              </w:rPr>
              <w:tab/>
            </w:r>
            <w:r w:rsidR="00720CF5" w:rsidRPr="00A1463A">
              <w:rPr>
                <w:rStyle w:val="Hyperlink"/>
                <w:noProof/>
              </w:rPr>
              <w:t>Send Alert component</w:t>
            </w:r>
            <w:r w:rsidR="00720CF5">
              <w:rPr>
                <w:noProof/>
                <w:webHidden/>
              </w:rPr>
              <w:tab/>
            </w:r>
            <w:r w:rsidR="00720CF5">
              <w:rPr>
                <w:noProof/>
                <w:webHidden/>
              </w:rPr>
              <w:fldChar w:fldCharType="begin"/>
            </w:r>
            <w:r w:rsidR="00720CF5">
              <w:rPr>
                <w:noProof/>
                <w:webHidden/>
              </w:rPr>
              <w:instrText xml:space="preserve"> PAGEREF _Toc509850874 \h </w:instrText>
            </w:r>
            <w:r w:rsidR="00720CF5">
              <w:rPr>
                <w:noProof/>
                <w:webHidden/>
              </w:rPr>
            </w:r>
            <w:r w:rsidR="00720CF5">
              <w:rPr>
                <w:noProof/>
                <w:webHidden/>
              </w:rPr>
              <w:fldChar w:fldCharType="separate"/>
            </w:r>
            <w:r w:rsidR="00720CF5">
              <w:rPr>
                <w:noProof/>
                <w:webHidden/>
              </w:rPr>
              <w:t>22</w:t>
            </w:r>
            <w:r w:rsidR="00720CF5">
              <w:rPr>
                <w:noProof/>
                <w:webHidden/>
              </w:rPr>
              <w:fldChar w:fldCharType="end"/>
            </w:r>
          </w:hyperlink>
        </w:p>
        <w:p w14:paraId="1E3B7F8A"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75" w:history="1">
            <w:r w:rsidR="00720CF5" w:rsidRPr="00A1463A">
              <w:rPr>
                <w:rStyle w:val="Hyperlink"/>
                <w:noProof/>
                <w:u w:color="000000"/>
              </w:rPr>
              <w:t>5.7</w:t>
            </w:r>
            <w:r w:rsidR="00720CF5">
              <w:rPr>
                <w:rFonts w:asciiTheme="minorHAnsi" w:eastAsiaTheme="minorEastAsia" w:hAnsiTheme="minorHAnsi" w:cstheme="minorBidi"/>
                <w:noProof/>
                <w:color w:val="auto"/>
                <w:sz w:val="22"/>
              </w:rPr>
              <w:tab/>
            </w:r>
            <w:r w:rsidR="00720CF5" w:rsidRPr="00A1463A">
              <w:rPr>
                <w:rStyle w:val="Hyperlink"/>
                <w:noProof/>
              </w:rPr>
              <w:t>Create Feedback component</w:t>
            </w:r>
            <w:r w:rsidR="00720CF5">
              <w:rPr>
                <w:noProof/>
                <w:webHidden/>
              </w:rPr>
              <w:tab/>
            </w:r>
            <w:r w:rsidR="00720CF5">
              <w:rPr>
                <w:noProof/>
                <w:webHidden/>
              </w:rPr>
              <w:fldChar w:fldCharType="begin"/>
            </w:r>
            <w:r w:rsidR="00720CF5">
              <w:rPr>
                <w:noProof/>
                <w:webHidden/>
              </w:rPr>
              <w:instrText xml:space="preserve"> PAGEREF _Toc509850875 \h </w:instrText>
            </w:r>
            <w:r w:rsidR="00720CF5">
              <w:rPr>
                <w:noProof/>
                <w:webHidden/>
              </w:rPr>
            </w:r>
            <w:r w:rsidR="00720CF5">
              <w:rPr>
                <w:noProof/>
                <w:webHidden/>
              </w:rPr>
              <w:fldChar w:fldCharType="separate"/>
            </w:r>
            <w:r w:rsidR="00720CF5">
              <w:rPr>
                <w:noProof/>
                <w:webHidden/>
              </w:rPr>
              <w:t>23</w:t>
            </w:r>
            <w:r w:rsidR="00720CF5">
              <w:rPr>
                <w:noProof/>
                <w:webHidden/>
              </w:rPr>
              <w:fldChar w:fldCharType="end"/>
            </w:r>
          </w:hyperlink>
        </w:p>
        <w:p w14:paraId="6B988CEC" w14:textId="77777777" w:rsidR="00720CF5" w:rsidRDefault="000C269A">
          <w:pPr>
            <w:pStyle w:val="TOC1"/>
            <w:tabs>
              <w:tab w:val="left" w:pos="440"/>
              <w:tab w:val="right" w:leader="dot" w:pos="9354"/>
            </w:tabs>
            <w:rPr>
              <w:rFonts w:asciiTheme="minorHAnsi" w:eastAsiaTheme="minorEastAsia" w:hAnsiTheme="minorHAnsi" w:cstheme="minorBidi"/>
              <w:b w:val="0"/>
              <w:noProof/>
              <w:color w:val="auto"/>
              <w:sz w:val="22"/>
            </w:rPr>
          </w:pPr>
          <w:hyperlink w:anchor="_Toc509850876" w:history="1">
            <w:r w:rsidR="00720CF5" w:rsidRPr="00A1463A">
              <w:rPr>
                <w:rStyle w:val="Hyperlink"/>
                <w:noProof/>
                <w:u w:color="000000"/>
              </w:rPr>
              <w:t>6.</w:t>
            </w:r>
            <w:r w:rsidR="00720CF5">
              <w:rPr>
                <w:rFonts w:asciiTheme="minorHAnsi" w:eastAsiaTheme="minorEastAsia" w:hAnsiTheme="minorHAnsi" w:cstheme="minorBidi"/>
                <w:b w:val="0"/>
                <w:noProof/>
                <w:color w:val="auto"/>
                <w:sz w:val="22"/>
              </w:rPr>
              <w:tab/>
            </w:r>
            <w:r w:rsidR="00720CF5" w:rsidRPr="00A1463A">
              <w:rPr>
                <w:rStyle w:val="Hyperlink"/>
                <w:noProof/>
              </w:rPr>
              <w:t>HUMAN INTERFACE DESIGN.</w:t>
            </w:r>
            <w:r w:rsidR="00720CF5">
              <w:rPr>
                <w:noProof/>
                <w:webHidden/>
              </w:rPr>
              <w:tab/>
            </w:r>
            <w:r w:rsidR="00720CF5">
              <w:rPr>
                <w:noProof/>
                <w:webHidden/>
              </w:rPr>
              <w:fldChar w:fldCharType="begin"/>
            </w:r>
            <w:r w:rsidR="00720CF5">
              <w:rPr>
                <w:noProof/>
                <w:webHidden/>
              </w:rPr>
              <w:instrText xml:space="preserve"> PAGEREF _Toc509850876 \h </w:instrText>
            </w:r>
            <w:r w:rsidR="00720CF5">
              <w:rPr>
                <w:noProof/>
                <w:webHidden/>
              </w:rPr>
            </w:r>
            <w:r w:rsidR="00720CF5">
              <w:rPr>
                <w:noProof/>
                <w:webHidden/>
              </w:rPr>
              <w:fldChar w:fldCharType="separate"/>
            </w:r>
            <w:r w:rsidR="00720CF5">
              <w:rPr>
                <w:noProof/>
                <w:webHidden/>
              </w:rPr>
              <w:t>24</w:t>
            </w:r>
            <w:r w:rsidR="00720CF5">
              <w:rPr>
                <w:noProof/>
                <w:webHidden/>
              </w:rPr>
              <w:fldChar w:fldCharType="end"/>
            </w:r>
          </w:hyperlink>
        </w:p>
        <w:p w14:paraId="566337FD"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77" w:history="1">
            <w:r w:rsidR="00720CF5" w:rsidRPr="00A1463A">
              <w:rPr>
                <w:rStyle w:val="Hyperlink"/>
                <w:noProof/>
                <w:u w:color="000000"/>
              </w:rPr>
              <w:t>6.1</w:t>
            </w:r>
            <w:r w:rsidR="00720CF5">
              <w:rPr>
                <w:rFonts w:asciiTheme="minorHAnsi" w:eastAsiaTheme="minorEastAsia" w:hAnsiTheme="minorHAnsi" w:cstheme="minorBidi"/>
                <w:noProof/>
                <w:color w:val="auto"/>
                <w:sz w:val="22"/>
              </w:rPr>
              <w:tab/>
            </w:r>
            <w:r w:rsidR="00720CF5" w:rsidRPr="00A1463A">
              <w:rPr>
                <w:rStyle w:val="Hyperlink"/>
                <w:noProof/>
              </w:rPr>
              <w:t>Overview of User Interface.</w:t>
            </w:r>
            <w:r w:rsidR="00720CF5">
              <w:rPr>
                <w:noProof/>
                <w:webHidden/>
              </w:rPr>
              <w:tab/>
            </w:r>
            <w:r w:rsidR="00720CF5">
              <w:rPr>
                <w:noProof/>
                <w:webHidden/>
              </w:rPr>
              <w:fldChar w:fldCharType="begin"/>
            </w:r>
            <w:r w:rsidR="00720CF5">
              <w:rPr>
                <w:noProof/>
                <w:webHidden/>
              </w:rPr>
              <w:instrText xml:space="preserve"> PAGEREF _Toc509850877 \h </w:instrText>
            </w:r>
            <w:r w:rsidR="00720CF5">
              <w:rPr>
                <w:noProof/>
                <w:webHidden/>
              </w:rPr>
            </w:r>
            <w:r w:rsidR="00720CF5">
              <w:rPr>
                <w:noProof/>
                <w:webHidden/>
              </w:rPr>
              <w:fldChar w:fldCharType="separate"/>
            </w:r>
            <w:r w:rsidR="00720CF5">
              <w:rPr>
                <w:noProof/>
                <w:webHidden/>
              </w:rPr>
              <w:t>24</w:t>
            </w:r>
            <w:r w:rsidR="00720CF5">
              <w:rPr>
                <w:noProof/>
                <w:webHidden/>
              </w:rPr>
              <w:fldChar w:fldCharType="end"/>
            </w:r>
          </w:hyperlink>
        </w:p>
        <w:p w14:paraId="3767C14C" w14:textId="77777777" w:rsidR="00720CF5" w:rsidRDefault="000C269A">
          <w:pPr>
            <w:pStyle w:val="TOC2"/>
            <w:tabs>
              <w:tab w:val="left" w:pos="1100"/>
              <w:tab w:val="right" w:leader="dot" w:pos="9354"/>
            </w:tabs>
            <w:rPr>
              <w:rFonts w:asciiTheme="minorHAnsi" w:eastAsiaTheme="minorEastAsia" w:hAnsiTheme="minorHAnsi" w:cstheme="minorBidi"/>
              <w:noProof/>
              <w:color w:val="auto"/>
              <w:sz w:val="22"/>
            </w:rPr>
          </w:pPr>
          <w:hyperlink w:anchor="_Toc509850878" w:history="1">
            <w:r w:rsidR="00720CF5" w:rsidRPr="00A1463A">
              <w:rPr>
                <w:rStyle w:val="Hyperlink"/>
                <w:noProof/>
              </w:rPr>
              <w:t>6.1.1.</w:t>
            </w:r>
            <w:r w:rsidR="00720CF5">
              <w:rPr>
                <w:rFonts w:asciiTheme="minorHAnsi" w:eastAsiaTheme="minorEastAsia" w:hAnsiTheme="minorHAnsi" w:cstheme="minorBidi"/>
                <w:noProof/>
                <w:color w:val="auto"/>
                <w:sz w:val="22"/>
              </w:rPr>
              <w:tab/>
            </w:r>
            <w:r w:rsidR="00720CF5" w:rsidRPr="00A1463A">
              <w:rPr>
                <w:rStyle w:val="Hyperlink"/>
                <w:noProof/>
              </w:rPr>
              <w:t>The WIDS Web Pages in a Tree Structure.</w:t>
            </w:r>
            <w:r w:rsidR="00720CF5">
              <w:rPr>
                <w:noProof/>
                <w:webHidden/>
              </w:rPr>
              <w:tab/>
            </w:r>
            <w:r w:rsidR="00720CF5">
              <w:rPr>
                <w:noProof/>
                <w:webHidden/>
              </w:rPr>
              <w:fldChar w:fldCharType="begin"/>
            </w:r>
            <w:r w:rsidR="00720CF5">
              <w:rPr>
                <w:noProof/>
                <w:webHidden/>
              </w:rPr>
              <w:instrText xml:space="preserve"> PAGEREF _Toc509850878 \h </w:instrText>
            </w:r>
            <w:r w:rsidR="00720CF5">
              <w:rPr>
                <w:noProof/>
                <w:webHidden/>
              </w:rPr>
            </w:r>
            <w:r w:rsidR="00720CF5">
              <w:rPr>
                <w:noProof/>
                <w:webHidden/>
              </w:rPr>
              <w:fldChar w:fldCharType="separate"/>
            </w:r>
            <w:r w:rsidR="00720CF5">
              <w:rPr>
                <w:noProof/>
                <w:webHidden/>
              </w:rPr>
              <w:t>24</w:t>
            </w:r>
            <w:r w:rsidR="00720CF5">
              <w:rPr>
                <w:noProof/>
                <w:webHidden/>
              </w:rPr>
              <w:fldChar w:fldCharType="end"/>
            </w:r>
          </w:hyperlink>
        </w:p>
        <w:p w14:paraId="226F5907"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79" w:history="1">
            <w:r w:rsidR="00720CF5" w:rsidRPr="00A1463A">
              <w:rPr>
                <w:rStyle w:val="Hyperlink"/>
                <w:noProof/>
                <w:u w:color="000000"/>
              </w:rPr>
              <w:t>6.2</w:t>
            </w:r>
            <w:r w:rsidR="00720CF5">
              <w:rPr>
                <w:rFonts w:asciiTheme="minorHAnsi" w:eastAsiaTheme="minorEastAsia" w:hAnsiTheme="minorHAnsi" w:cstheme="minorBidi"/>
                <w:noProof/>
                <w:color w:val="auto"/>
                <w:sz w:val="22"/>
              </w:rPr>
              <w:tab/>
            </w:r>
            <w:r w:rsidR="00720CF5" w:rsidRPr="00A1463A">
              <w:rPr>
                <w:rStyle w:val="Hyperlink"/>
                <w:noProof/>
              </w:rPr>
              <w:t>Screen Images.</w:t>
            </w:r>
            <w:r w:rsidR="00720CF5">
              <w:rPr>
                <w:noProof/>
                <w:webHidden/>
              </w:rPr>
              <w:tab/>
            </w:r>
            <w:r w:rsidR="00720CF5">
              <w:rPr>
                <w:noProof/>
                <w:webHidden/>
              </w:rPr>
              <w:fldChar w:fldCharType="begin"/>
            </w:r>
            <w:r w:rsidR="00720CF5">
              <w:rPr>
                <w:noProof/>
                <w:webHidden/>
              </w:rPr>
              <w:instrText xml:space="preserve"> PAGEREF _Toc509850879 \h </w:instrText>
            </w:r>
            <w:r w:rsidR="00720CF5">
              <w:rPr>
                <w:noProof/>
                <w:webHidden/>
              </w:rPr>
            </w:r>
            <w:r w:rsidR="00720CF5">
              <w:rPr>
                <w:noProof/>
                <w:webHidden/>
              </w:rPr>
              <w:fldChar w:fldCharType="separate"/>
            </w:r>
            <w:r w:rsidR="00720CF5">
              <w:rPr>
                <w:noProof/>
                <w:webHidden/>
              </w:rPr>
              <w:t>26</w:t>
            </w:r>
            <w:r w:rsidR="00720CF5">
              <w:rPr>
                <w:noProof/>
                <w:webHidden/>
              </w:rPr>
              <w:fldChar w:fldCharType="end"/>
            </w:r>
          </w:hyperlink>
        </w:p>
        <w:p w14:paraId="24B721E9" w14:textId="77777777" w:rsidR="00720CF5" w:rsidRDefault="000C269A">
          <w:pPr>
            <w:pStyle w:val="TOC2"/>
            <w:tabs>
              <w:tab w:val="left" w:pos="880"/>
              <w:tab w:val="right" w:leader="dot" w:pos="9354"/>
            </w:tabs>
            <w:rPr>
              <w:rFonts w:asciiTheme="minorHAnsi" w:eastAsiaTheme="minorEastAsia" w:hAnsiTheme="minorHAnsi" w:cstheme="minorBidi"/>
              <w:noProof/>
              <w:color w:val="auto"/>
              <w:sz w:val="22"/>
            </w:rPr>
          </w:pPr>
          <w:hyperlink w:anchor="_Toc509850880" w:history="1">
            <w:r w:rsidR="00720CF5" w:rsidRPr="00A1463A">
              <w:rPr>
                <w:rStyle w:val="Hyperlink"/>
                <w:noProof/>
                <w:u w:color="000000"/>
              </w:rPr>
              <w:t>6.3</w:t>
            </w:r>
            <w:r w:rsidR="00720CF5">
              <w:rPr>
                <w:rFonts w:asciiTheme="minorHAnsi" w:eastAsiaTheme="minorEastAsia" w:hAnsiTheme="minorHAnsi" w:cstheme="minorBidi"/>
                <w:noProof/>
                <w:color w:val="auto"/>
                <w:sz w:val="22"/>
              </w:rPr>
              <w:tab/>
            </w:r>
            <w:r w:rsidR="00720CF5" w:rsidRPr="00A1463A">
              <w:rPr>
                <w:rStyle w:val="Hyperlink"/>
                <w:noProof/>
              </w:rPr>
              <w:t>Screen Objects and Actions.</w:t>
            </w:r>
            <w:r w:rsidR="00720CF5">
              <w:rPr>
                <w:noProof/>
                <w:webHidden/>
              </w:rPr>
              <w:tab/>
            </w:r>
            <w:r w:rsidR="00720CF5">
              <w:rPr>
                <w:noProof/>
                <w:webHidden/>
              </w:rPr>
              <w:fldChar w:fldCharType="begin"/>
            </w:r>
            <w:r w:rsidR="00720CF5">
              <w:rPr>
                <w:noProof/>
                <w:webHidden/>
              </w:rPr>
              <w:instrText xml:space="preserve"> PAGEREF _Toc509850880 \h </w:instrText>
            </w:r>
            <w:r w:rsidR="00720CF5">
              <w:rPr>
                <w:noProof/>
                <w:webHidden/>
              </w:rPr>
            </w:r>
            <w:r w:rsidR="00720CF5">
              <w:rPr>
                <w:noProof/>
                <w:webHidden/>
              </w:rPr>
              <w:fldChar w:fldCharType="separate"/>
            </w:r>
            <w:r w:rsidR="00720CF5">
              <w:rPr>
                <w:noProof/>
                <w:webHidden/>
              </w:rPr>
              <w:t>29</w:t>
            </w:r>
            <w:r w:rsidR="00720CF5">
              <w:rPr>
                <w:noProof/>
                <w:webHidden/>
              </w:rPr>
              <w:fldChar w:fldCharType="end"/>
            </w:r>
          </w:hyperlink>
        </w:p>
        <w:p w14:paraId="209C9C3F" w14:textId="77777777" w:rsidR="00720CF5" w:rsidRDefault="000C269A">
          <w:pPr>
            <w:pStyle w:val="TOC1"/>
            <w:tabs>
              <w:tab w:val="left" w:pos="440"/>
              <w:tab w:val="right" w:leader="dot" w:pos="9354"/>
            </w:tabs>
            <w:rPr>
              <w:rFonts w:asciiTheme="minorHAnsi" w:eastAsiaTheme="minorEastAsia" w:hAnsiTheme="minorHAnsi" w:cstheme="minorBidi"/>
              <w:b w:val="0"/>
              <w:noProof/>
              <w:color w:val="auto"/>
              <w:sz w:val="22"/>
            </w:rPr>
          </w:pPr>
          <w:hyperlink w:anchor="_Toc509850881" w:history="1">
            <w:r w:rsidR="00720CF5" w:rsidRPr="00A1463A">
              <w:rPr>
                <w:rStyle w:val="Hyperlink"/>
                <w:noProof/>
                <w:u w:color="000000"/>
              </w:rPr>
              <w:t>7.</w:t>
            </w:r>
            <w:r w:rsidR="00720CF5">
              <w:rPr>
                <w:rFonts w:asciiTheme="minorHAnsi" w:eastAsiaTheme="minorEastAsia" w:hAnsiTheme="minorHAnsi" w:cstheme="minorBidi"/>
                <w:b w:val="0"/>
                <w:noProof/>
                <w:color w:val="auto"/>
                <w:sz w:val="22"/>
              </w:rPr>
              <w:tab/>
            </w:r>
            <w:r w:rsidR="00720CF5" w:rsidRPr="00A1463A">
              <w:rPr>
                <w:rStyle w:val="Hyperlink"/>
                <w:noProof/>
              </w:rPr>
              <w:t>REQUIREMENTS MATRIX.</w:t>
            </w:r>
            <w:r w:rsidR="00720CF5">
              <w:rPr>
                <w:noProof/>
                <w:webHidden/>
              </w:rPr>
              <w:tab/>
            </w:r>
            <w:r w:rsidR="00720CF5">
              <w:rPr>
                <w:noProof/>
                <w:webHidden/>
              </w:rPr>
              <w:fldChar w:fldCharType="begin"/>
            </w:r>
            <w:r w:rsidR="00720CF5">
              <w:rPr>
                <w:noProof/>
                <w:webHidden/>
              </w:rPr>
              <w:instrText xml:space="preserve"> PAGEREF _Toc509850881 \h </w:instrText>
            </w:r>
            <w:r w:rsidR="00720CF5">
              <w:rPr>
                <w:noProof/>
                <w:webHidden/>
              </w:rPr>
            </w:r>
            <w:r w:rsidR="00720CF5">
              <w:rPr>
                <w:noProof/>
                <w:webHidden/>
              </w:rPr>
              <w:fldChar w:fldCharType="separate"/>
            </w:r>
            <w:r w:rsidR="00720CF5">
              <w:rPr>
                <w:noProof/>
                <w:webHidden/>
              </w:rPr>
              <w:t>32</w:t>
            </w:r>
            <w:r w:rsidR="00720CF5">
              <w:rPr>
                <w:noProof/>
                <w:webHidden/>
              </w:rPr>
              <w:fldChar w:fldCharType="end"/>
            </w:r>
          </w:hyperlink>
        </w:p>
        <w:p w14:paraId="3322E3FF" w14:textId="77777777" w:rsidR="00720CF5" w:rsidRDefault="000C269A">
          <w:pPr>
            <w:pStyle w:val="TOC1"/>
            <w:tabs>
              <w:tab w:val="left" w:pos="440"/>
              <w:tab w:val="right" w:leader="dot" w:pos="9354"/>
            </w:tabs>
            <w:rPr>
              <w:rFonts w:asciiTheme="minorHAnsi" w:eastAsiaTheme="minorEastAsia" w:hAnsiTheme="minorHAnsi" w:cstheme="minorBidi"/>
              <w:b w:val="0"/>
              <w:noProof/>
              <w:color w:val="auto"/>
              <w:sz w:val="22"/>
            </w:rPr>
          </w:pPr>
          <w:hyperlink w:anchor="_Toc509850882" w:history="1">
            <w:r w:rsidR="00720CF5" w:rsidRPr="00A1463A">
              <w:rPr>
                <w:rStyle w:val="Hyperlink"/>
                <w:noProof/>
                <w:u w:color="000000"/>
              </w:rPr>
              <w:t>8.</w:t>
            </w:r>
            <w:r w:rsidR="00720CF5">
              <w:rPr>
                <w:rFonts w:asciiTheme="minorHAnsi" w:eastAsiaTheme="minorEastAsia" w:hAnsiTheme="minorHAnsi" w:cstheme="minorBidi"/>
                <w:b w:val="0"/>
                <w:noProof/>
                <w:color w:val="auto"/>
                <w:sz w:val="22"/>
              </w:rPr>
              <w:tab/>
            </w:r>
            <w:r w:rsidR="00720CF5" w:rsidRPr="00A1463A">
              <w:rPr>
                <w:rStyle w:val="Hyperlink"/>
                <w:noProof/>
              </w:rPr>
              <w:t>APPENDICES</w:t>
            </w:r>
            <w:r w:rsidR="00720CF5">
              <w:rPr>
                <w:noProof/>
                <w:webHidden/>
              </w:rPr>
              <w:tab/>
            </w:r>
            <w:r w:rsidR="00720CF5">
              <w:rPr>
                <w:noProof/>
                <w:webHidden/>
              </w:rPr>
              <w:fldChar w:fldCharType="begin"/>
            </w:r>
            <w:r w:rsidR="00720CF5">
              <w:rPr>
                <w:noProof/>
                <w:webHidden/>
              </w:rPr>
              <w:instrText xml:space="preserve"> PAGEREF _Toc509850882 \h </w:instrText>
            </w:r>
            <w:r w:rsidR="00720CF5">
              <w:rPr>
                <w:noProof/>
                <w:webHidden/>
              </w:rPr>
            </w:r>
            <w:r w:rsidR="00720CF5">
              <w:rPr>
                <w:noProof/>
                <w:webHidden/>
              </w:rPr>
              <w:fldChar w:fldCharType="separate"/>
            </w:r>
            <w:r w:rsidR="00720CF5">
              <w:rPr>
                <w:noProof/>
                <w:webHidden/>
              </w:rPr>
              <w:t>33</w:t>
            </w:r>
            <w:r w:rsidR="00720CF5">
              <w:rPr>
                <w:noProof/>
                <w:webHidden/>
              </w:rPr>
              <w:fldChar w:fldCharType="end"/>
            </w:r>
          </w:hyperlink>
        </w:p>
        <w:p w14:paraId="1CD87C13" w14:textId="0B2CCEDF" w:rsidR="00815EF4" w:rsidRPr="002A330A" w:rsidRDefault="008D27A1" w:rsidP="00D67730">
          <w:pPr>
            <w:ind w:left="0" w:firstLine="0"/>
          </w:pPr>
          <w:r w:rsidRPr="002A330A">
            <w:rPr>
              <w:b/>
              <w:bCs/>
              <w:noProof/>
            </w:rPr>
            <w:fldChar w:fldCharType="end"/>
          </w:r>
        </w:p>
      </w:sdtContent>
    </w:sdt>
    <w:p w14:paraId="381CB4B4" w14:textId="77777777" w:rsidR="00815EF4" w:rsidRPr="002A330A" w:rsidRDefault="00815EF4" w:rsidP="008D27A1"/>
    <w:p w14:paraId="404D2206" w14:textId="77777777" w:rsidR="00815EF4" w:rsidRDefault="00815EF4" w:rsidP="008D27A1">
      <w:pPr>
        <w:rPr>
          <w:rFonts w:eastAsia="Arial"/>
          <w:b/>
          <w:sz w:val="32"/>
          <w:szCs w:val="32"/>
        </w:rPr>
      </w:pPr>
      <w:r w:rsidRPr="002A330A">
        <w:rPr>
          <w:rFonts w:eastAsia="Arial"/>
          <w:b/>
          <w:sz w:val="32"/>
          <w:szCs w:val="32"/>
        </w:rPr>
        <w:t>LIST OF FIGURES</w:t>
      </w:r>
    </w:p>
    <w:p w14:paraId="64A7D9BB" w14:textId="77777777" w:rsidR="00720CF5" w:rsidRDefault="00E8206F">
      <w:pPr>
        <w:pStyle w:val="TableofFigures"/>
        <w:tabs>
          <w:tab w:val="right" w:leader="dot" w:pos="9354"/>
        </w:tabs>
        <w:rPr>
          <w:rFonts w:asciiTheme="minorHAnsi" w:eastAsiaTheme="minorEastAsia" w:hAnsiTheme="minorHAnsi" w:cstheme="minorBidi"/>
          <w:noProof/>
          <w:color w:val="auto"/>
          <w:sz w:val="22"/>
        </w:rPr>
      </w:pPr>
      <w:r>
        <w:rPr>
          <w:rFonts w:eastAsia="Arial"/>
          <w:b/>
          <w:sz w:val="32"/>
          <w:szCs w:val="32"/>
        </w:rPr>
        <w:fldChar w:fldCharType="begin"/>
      </w:r>
      <w:r>
        <w:rPr>
          <w:rFonts w:eastAsia="Arial"/>
          <w:b/>
          <w:sz w:val="32"/>
          <w:szCs w:val="32"/>
        </w:rPr>
        <w:instrText xml:space="preserve"> TOC \h \z \c "Figure" </w:instrText>
      </w:r>
      <w:r>
        <w:rPr>
          <w:rFonts w:eastAsia="Arial"/>
          <w:b/>
          <w:sz w:val="32"/>
          <w:szCs w:val="32"/>
        </w:rPr>
        <w:fldChar w:fldCharType="separate"/>
      </w:r>
      <w:hyperlink w:anchor="_Toc509850888" w:history="1">
        <w:r w:rsidR="00720CF5" w:rsidRPr="000C73F5">
          <w:rPr>
            <w:rStyle w:val="Hyperlink"/>
            <w:rFonts w:eastAsia="Arial"/>
            <w:noProof/>
          </w:rPr>
          <w:t>Figure 2.1: Block Diagram for an Overview of the Weather Information Dissemination System</w:t>
        </w:r>
        <w:r w:rsidR="00720CF5">
          <w:rPr>
            <w:noProof/>
            <w:webHidden/>
          </w:rPr>
          <w:tab/>
        </w:r>
        <w:r w:rsidR="00720CF5">
          <w:rPr>
            <w:noProof/>
            <w:webHidden/>
          </w:rPr>
          <w:fldChar w:fldCharType="begin"/>
        </w:r>
        <w:r w:rsidR="00720CF5">
          <w:rPr>
            <w:noProof/>
            <w:webHidden/>
          </w:rPr>
          <w:instrText xml:space="preserve"> PAGEREF _Toc509850888 \h </w:instrText>
        </w:r>
        <w:r w:rsidR="00720CF5">
          <w:rPr>
            <w:noProof/>
            <w:webHidden/>
          </w:rPr>
        </w:r>
        <w:r w:rsidR="00720CF5">
          <w:rPr>
            <w:noProof/>
            <w:webHidden/>
          </w:rPr>
          <w:fldChar w:fldCharType="separate"/>
        </w:r>
        <w:r w:rsidR="00720CF5">
          <w:rPr>
            <w:noProof/>
            <w:webHidden/>
          </w:rPr>
          <w:t>8</w:t>
        </w:r>
        <w:r w:rsidR="00720CF5">
          <w:rPr>
            <w:noProof/>
            <w:webHidden/>
          </w:rPr>
          <w:fldChar w:fldCharType="end"/>
        </w:r>
      </w:hyperlink>
    </w:p>
    <w:p w14:paraId="1658D00D"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89" w:history="1">
        <w:r w:rsidR="00720CF5" w:rsidRPr="000C73F5">
          <w:rPr>
            <w:rStyle w:val="Hyperlink"/>
            <w:rFonts w:eastAsia="Arial"/>
            <w:noProof/>
          </w:rPr>
          <w:t>Figure 3.1: Component Model for Weather Information Dissemination System</w:t>
        </w:r>
        <w:r w:rsidR="00720CF5">
          <w:rPr>
            <w:noProof/>
            <w:webHidden/>
          </w:rPr>
          <w:tab/>
        </w:r>
        <w:r w:rsidR="00720CF5">
          <w:rPr>
            <w:noProof/>
            <w:webHidden/>
          </w:rPr>
          <w:fldChar w:fldCharType="begin"/>
        </w:r>
        <w:r w:rsidR="00720CF5">
          <w:rPr>
            <w:noProof/>
            <w:webHidden/>
          </w:rPr>
          <w:instrText xml:space="preserve"> PAGEREF _Toc509850889 \h </w:instrText>
        </w:r>
        <w:r w:rsidR="00720CF5">
          <w:rPr>
            <w:noProof/>
            <w:webHidden/>
          </w:rPr>
        </w:r>
        <w:r w:rsidR="00720CF5">
          <w:rPr>
            <w:noProof/>
            <w:webHidden/>
          </w:rPr>
          <w:fldChar w:fldCharType="separate"/>
        </w:r>
        <w:r w:rsidR="00720CF5">
          <w:rPr>
            <w:noProof/>
            <w:webHidden/>
          </w:rPr>
          <w:t>9</w:t>
        </w:r>
        <w:r w:rsidR="00720CF5">
          <w:rPr>
            <w:noProof/>
            <w:webHidden/>
          </w:rPr>
          <w:fldChar w:fldCharType="end"/>
        </w:r>
      </w:hyperlink>
    </w:p>
    <w:p w14:paraId="68323286"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0" w:history="1">
        <w:r w:rsidR="00720CF5" w:rsidRPr="000C73F5">
          <w:rPr>
            <w:rStyle w:val="Hyperlink"/>
            <w:rFonts w:eastAsia="Arial"/>
            <w:noProof/>
          </w:rPr>
          <w:t>Figure 3.2: Use case Diagram for Weather Information Dissemination System.</w:t>
        </w:r>
        <w:r w:rsidR="00720CF5">
          <w:rPr>
            <w:noProof/>
            <w:webHidden/>
          </w:rPr>
          <w:tab/>
        </w:r>
        <w:r w:rsidR="00720CF5">
          <w:rPr>
            <w:noProof/>
            <w:webHidden/>
          </w:rPr>
          <w:fldChar w:fldCharType="begin"/>
        </w:r>
        <w:r w:rsidR="00720CF5">
          <w:rPr>
            <w:noProof/>
            <w:webHidden/>
          </w:rPr>
          <w:instrText xml:space="preserve"> PAGEREF _Toc509850890 \h </w:instrText>
        </w:r>
        <w:r w:rsidR="00720CF5">
          <w:rPr>
            <w:noProof/>
            <w:webHidden/>
          </w:rPr>
        </w:r>
        <w:r w:rsidR="00720CF5">
          <w:rPr>
            <w:noProof/>
            <w:webHidden/>
          </w:rPr>
          <w:fldChar w:fldCharType="separate"/>
        </w:r>
        <w:r w:rsidR="00720CF5">
          <w:rPr>
            <w:noProof/>
            <w:webHidden/>
          </w:rPr>
          <w:t>10</w:t>
        </w:r>
        <w:r w:rsidR="00720CF5">
          <w:rPr>
            <w:noProof/>
            <w:webHidden/>
          </w:rPr>
          <w:fldChar w:fldCharType="end"/>
        </w:r>
      </w:hyperlink>
    </w:p>
    <w:p w14:paraId="68C93A89"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1" w:history="1">
        <w:r w:rsidR="00720CF5" w:rsidRPr="000C73F5">
          <w:rPr>
            <w:rStyle w:val="Hyperlink"/>
            <w:rFonts w:eastAsia="Arial"/>
            <w:noProof/>
          </w:rPr>
          <w:t>Figure 3.3: Complete Package Diagram for Weather Information Dissemination Syste</w:t>
        </w:r>
        <w:r w:rsidR="00720CF5" w:rsidRPr="000C73F5">
          <w:rPr>
            <w:rStyle w:val="Hyperlink"/>
            <w:rFonts w:eastAsia="Arial"/>
            <w:iCs/>
            <w:noProof/>
          </w:rPr>
          <w:t>m.</w:t>
        </w:r>
        <w:r w:rsidR="00720CF5">
          <w:rPr>
            <w:noProof/>
            <w:webHidden/>
          </w:rPr>
          <w:tab/>
        </w:r>
        <w:r w:rsidR="00720CF5">
          <w:rPr>
            <w:noProof/>
            <w:webHidden/>
          </w:rPr>
          <w:fldChar w:fldCharType="begin"/>
        </w:r>
        <w:r w:rsidR="00720CF5">
          <w:rPr>
            <w:noProof/>
            <w:webHidden/>
          </w:rPr>
          <w:instrText xml:space="preserve"> PAGEREF _Toc509850891 \h </w:instrText>
        </w:r>
        <w:r w:rsidR="00720CF5">
          <w:rPr>
            <w:noProof/>
            <w:webHidden/>
          </w:rPr>
        </w:r>
        <w:r w:rsidR="00720CF5">
          <w:rPr>
            <w:noProof/>
            <w:webHidden/>
          </w:rPr>
          <w:fldChar w:fldCharType="separate"/>
        </w:r>
        <w:r w:rsidR="00720CF5">
          <w:rPr>
            <w:noProof/>
            <w:webHidden/>
          </w:rPr>
          <w:t>12</w:t>
        </w:r>
        <w:r w:rsidR="00720CF5">
          <w:rPr>
            <w:noProof/>
            <w:webHidden/>
          </w:rPr>
          <w:fldChar w:fldCharType="end"/>
        </w:r>
      </w:hyperlink>
    </w:p>
    <w:p w14:paraId="0AD77D47"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2" w:history="1">
        <w:r w:rsidR="00720CF5" w:rsidRPr="000C73F5">
          <w:rPr>
            <w:rStyle w:val="Hyperlink"/>
            <w:rFonts w:eastAsia="Arial"/>
            <w:noProof/>
          </w:rPr>
          <w:t>Figure 4.1: Class Diagram for the Weather Information Dissemination System</w:t>
        </w:r>
        <w:r w:rsidR="00720CF5">
          <w:rPr>
            <w:noProof/>
            <w:webHidden/>
          </w:rPr>
          <w:tab/>
        </w:r>
        <w:r w:rsidR="00720CF5">
          <w:rPr>
            <w:noProof/>
            <w:webHidden/>
          </w:rPr>
          <w:fldChar w:fldCharType="begin"/>
        </w:r>
        <w:r w:rsidR="00720CF5">
          <w:rPr>
            <w:noProof/>
            <w:webHidden/>
          </w:rPr>
          <w:instrText xml:space="preserve"> PAGEREF _Toc509850892 \h </w:instrText>
        </w:r>
        <w:r w:rsidR="00720CF5">
          <w:rPr>
            <w:noProof/>
            <w:webHidden/>
          </w:rPr>
        </w:r>
        <w:r w:rsidR="00720CF5">
          <w:rPr>
            <w:noProof/>
            <w:webHidden/>
          </w:rPr>
          <w:fldChar w:fldCharType="separate"/>
        </w:r>
        <w:r w:rsidR="00720CF5">
          <w:rPr>
            <w:noProof/>
            <w:webHidden/>
          </w:rPr>
          <w:t>14</w:t>
        </w:r>
        <w:r w:rsidR="00720CF5">
          <w:rPr>
            <w:noProof/>
            <w:webHidden/>
          </w:rPr>
          <w:fldChar w:fldCharType="end"/>
        </w:r>
      </w:hyperlink>
    </w:p>
    <w:p w14:paraId="07EDC8AA"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3" w:history="1">
        <w:r w:rsidR="00720CF5" w:rsidRPr="000C73F5">
          <w:rPr>
            <w:rStyle w:val="Hyperlink"/>
            <w:rFonts w:eastAsia="Arial"/>
            <w:noProof/>
          </w:rPr>
          <w:t>Figure 5.1: Sequence Diagram for Login</w:t>
        </w:r>
        <w:r w:rsidR="00720CF5">
          <w:rPr>
            <w:noProof/>
            <w:webHidden/>
          </w:rPr>
          <w:tab/>
        </w:r>
        <w:r w:rsidR="00720CF5">
          <w:rPr>
            <w:noProof/>
            <w:webHidden/>
          </w:rPr>
          <w:fldChar w:fldCharType="begin"/>
        </w:r>
        <w:r w:rsidR="00720CF5">
          <w:rPr>
            <w:noProof/>
            <w:webHidden/>
          </w:rPr>
          <w:instrText xml:space="preserve"> PAGEREF _Toc509850893 \h </w:instrText>
        </w:r>
        <w:r w:rsidR="00720CF5">
          <w:rPr>
            <w:noProof/>
            <w:webHidden/>
          </w:rPr>
        </w:r>
        <w:r w:rsidR="00720CF5">
          <w:rPr>
            <w:noProof/>
            <w:webHidden/>
          </w:rPr>
          <w:fldChar w:fldCharType="separate"/>
        </w:r>
        <w:r w:rsidR="00720CF5">
          <w:rPr>
            <w:noProof/>
            <w:webHidden/>
          </w:rPr>
          <w:t>17</w:t>
        </w:r>
        <w:r w:rsidR="00720CF5">
          <w:rPr>
            <w:noProof/>
            <w:webHidden/>
          </w:rPr>
          <w:fldChar w:fldCharType="end"/>
        </w:r>
      </w:hyperlink>
    </w:p>
    <w:p w14:paraId="4837DA41"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4" w:history="1">
        <w:r w:rsidR="00720CF5" w:rsidRPr="000C73F5">
          <w:rPr>
            <w:rStyle w:val="Hyperlink"/>
            <w:rFonts w:eastAsia="Arial"/>
            <w:noProof/>
          </w:rPr>
          <w:t>Figure 5.2: View Forecast component</w:t>
        </w:r>
        <w:r w:rsidR="00720CF5">
          <w:rPr>
            <w:noProof/>
            <w:webHidden/>
          </w:rPr>
          <w:tab/>
        </w:r>
        <w:r w:rsidR="00720CF5">
          <w:rPr>
            <w:noProof/>
            <w:webHidden/>
          </w:rPr>
          <w:fldChar w:fldCharType="begin"/>
        </w:r>
        <w:r w:rsidR="00720CF5">
          <w:rPr>
            <w:noProof/>
            <w:webHidden/>
          </w:rPr>
          <w:instrText xml:space="preserve"> PAGEREF _Toc509850894 \h </w:instrText>
        </w:r>
        <w:r w:rsidR="00720CF5">
          <w:rPr>
            <w:noProof/>
            <w:webHidden/>
          </w:rPr>
        </w:r>
        <w:r w:rsidR="00720CF5">
          <w:rPr>
            <w:noProof/>
            <w:webHidden/>
          </w:rPr>
          <w:fldChar w:fldCharType="separate"/>
        </w:r>
        <w:r w:rsidR="00720CF5">
          <w:rPr>
            <w:noProof/>
            <w:webHidden/>
          </w:rPr>
          <w:t>18</w:t>
        </w:r>
        <w:r w:rsidR="00720CF5">
          <w:rPr>
            <w:noProof/>
            <w:webHidden/>
          </w:rPr>
          <w:fldChar w:fldCharType="end"/>
        </w:r>
      </w:hyperlink>
    </w:p>
    <w:p w14:paraId="21BCC7CE"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5" w:history="1">
        <w:r w:rsidR="00720CF5" w:rsidRPr="000C73F5">
          <w:rPr>
            <w:rStyle w:val="Hyperlink"/>
            <w:rFonts w:eastAsia="Arial"/>
            <w:noProof/>
          </w:rPr>
          <w:t>Figure 5.3: Sequence Diagram for Create Advisory component</w:t>
        </w:r>
        <w:r w:rsidR="00720CF5">
          <w:rPr>
            <w:noProof/>
            <w:webHidden/>
          </w:rPr>
          <w:tab/>
        </w:r>
        <w:r w:rsidR="00720CF5">
          <w:rPr>
            <w:noProof/>
            <w:webHidden/>
          </w:rPr>
          <w:fldChar w:fldCharType="begin"/>
        </w:r>
        <w:r w:rsidR="00720CF5">
          <w:rPr>
            <w:noProof/>
            <w:webHidden/>
          </w:rPr>
          <w:instrText xml:space="preserve"> PAGEREF _Toc509850895 \h </w:instrText>
        </w:r>
        <w:r w:rsidR="00720CF5">
          <w:rPr>
            <w:noProof/>
            <w:webHidden/>
          </w:rPr>
        </w:r>
        <w:r w:rsidR="00720CF5">
          <w:rPr>
            <w:noProof/>
            <w:webHidden/>
          </w:rPr>
          <w:fldChar w:fldCharType="separate"/>
        </w:r>
        <w:r w:rsidR="00720CF5">
          <w:rPr>
            <w:noProof/>
            <w:webHidden/>
          </w:rPr>
          <w:t>19</w:t>
        </w:r>
        <w:r w:rsidR="00720CF5">
          <w:rPr>
            <w:noProof/>
            <w:webHidden/>
          </w:rPr>
          <w:fldChar w:fldCharType="end"/>
        </w:r>
      </w:hyperlink>
    </w:p>
    <w:p w14:paraId="6249FBA8"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6" w:history="1">
        <w:r w:rsidR="00720CF5" w:rsidRPr="000C73F5">
          <w:rPr>
            <w:rStyle w:val="Hyperlink"/>
            <w:rFonts w:eastAsia="Arial"/>
            <w:noProof/>
          </w:rPr>
          <w:t>Figure 5.4: Sequence Diagram for View Advisory component</w:t>
        </w:r>
        <w:r w:rsidR="00720CF5">
          <w:rPr>
            <w:noProof/>
            <w:webHidden/>
          </w:rPr>
          <w:tab/>
        </w:r>
        <w:r w:rsidR="00720CF5">
          <w:rPr>
            <w:noProof/>
            <w:webHidden/>
          </w:rPr>
          <w:fldChar w:fldCharType="begin"/>
        </w:r>
        <w:r w:rsidR="00720CF5">
          <w:rPr>
            <w:noProof/>
            <w:webHidden/>
          </w:rPr>
          <w:instrText xml:space="preserve"> PAGEREF _Toc509850896 \h </w:instrText>
        </w:r>
        <w:r w:rsidR="00720CF5">
          <w:rPr>
            <w:noProof/>
            <w:webHidden/>
          </w:rPr>
        </w:r>
        <w:r w:rsidR="00720CF5">
          <w:rPr>
            <w:noProof/>
            <w:webHidden/>
          </w:rPr>
          <w:fldChar w:fldCharType="separate"/>
        </w:r>
        <w:r w:rsidR="00720CF5">
          <w:rPr>
            <w:noProof/>
            <w:webHidden/>
          </w:rPr>
          <w:t>20</w:t>
        </w:r>
        <w:r w:rsidR="00720CF5">
          <w:rPr>
            <w:noProof/>
            <w:webHidden/>
          </w:rPr>
          <w:fldChar w:fldCharType="end"/>
        </w:r>
      </w:hyperlink>
    </w:p>
    <w:p w14:paraId="4B48435B"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7" w:history="1">
        <w:r w:rsidR="00720CF5" w:rsidRPr="000C73F5">
          <w:rPr>
            <w:rStyle w:val="Hyperlink"/>
            <w:rFonts w:eastAsia="Arial"/>
            <w:noProof/>
          </w:rPr>
          <w:t>Figure 5.5: Sequence Diagram for View Parameter Visualization component</w:t>
        </w:r>
        <w:r w:rsidR="00720CF5">
          <w:rPr>
            <w:noProof/>
            <w:webHidden/>
          </w:rPr>
          <w:tab/>
        </w:r>
        <w:r w:rsidR="00720CF5">
          <w:rPr>
            <w:noProof/>
            <w:webHidden/>
          </w:rPr>
          <w:fldChar w:fldCharType="begin"/>
        </w:r>
        <w:r w:rsidR="00720CF5">
          <w:rPr>
            <w:noProof/>
            <w:webHidden/>
          </w:rPr>
          <w:instrText xml:space="preserve"> PAGEREF _Toc509850897 \h </w:instrText>
        </w:r>
        <w:r w:rsidR="00720CF5">
          <w:rPr>
            <w:noProof/>
            <w:webHidden/>
          </w:rPr>
        </w:r>
        <w:r w:rsidR="00720CF5">
          <w:rPr>
            <w:noProof/>
            <w:webHidden/>
          </w:rPr>
          <w:fldChar w:fldCharType="separate"/>
        </w:r>
        <w:r w:rsidR="00720CF5">
          <w:rPr>
            <w:noProof/>
            <w:webHidden/>
          </w:rPr>
          <w:t>21</w:t>
        </w:r>
        <w:r w:rsidR="00720CF5">
          <w:rPr>
            <w:noProof/>
            <w:webHidden/>
          </w:rPr>
          <w:fldChar w:fldCharType="end"/>
        </w:r>
      </w:hyperlink>
    </w:p>
    <w:p w14:paraId="2E4CE668"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8" w:history="1">
        <w:r w:rsidR="00720CF5" w:rsidRPr="000C73F5">
          <w:rPr>
            <w:rStyle w:val="Hyperlink"/>
            <w:rFonts w:eastAsia="Arial"/>
            <w:noProof/>
          </w:rPr>
          <w:t>Figure 5.6: Sequence Diagram for Send Alert component</w:t>
        </w:r>
        <w:r w:rsidR="00720CF5">
          <w:rPr>
            <w:noProof/>
            <w:webHidden/>
          </w:rPr>
          <w:tab/>
        </w:r>
        <w:r w:rsidR="00720CF5">
          <w:rPr>
            <w:noProof/>
            <w:webHidden/>
          </w:rPr>
          <w:fldChar w:fldCharType="begin"/>
        </w:r>
        <w:r w:rsidR="00720CF5">
          <w:rPr>
            <w:noProof/>
            <w:webHidden/>
          </w:rPr>
          <w:instrText xml:space="preserve"> PAGEREF _Toc509850898 \h </w:instrText>
        </w:r>
        <w:r w:rsidR="00720CF5">
          <w:rPr>
            <w:noProof/>
            <w:webHidden/>
          </w:rPr>
        </w:r>
        <w:r w:rsidR="00720CF5">
          <w:rPr>
            <w:noProof/>
            <w:webHidden/>
          </w:rPr>
          <w:fldChar w:fldCharType="separate"/>
        </w:r>
        <w:r w:rsidR="00720CF5">
          <w:rPr>
            <w:noProof/>
            <w:webHidden/>
          </w:rPr>
          <w:t>22</w:t>
        </w:r>
        <w:r w:rsidR="00720CF5">
          <w:rPr>
            <w:noProof/>
            <w:webHidden/>
          </w:rPr>
          <w:fldChar w:fldCharType="end"/>
        </w:r>
      </w:hyperlink>
    </w:p>
    <w:p w14:paraId="572FF048"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899" w:history="1">
        <w:r w:rsidR="00720CF5" w:rsidRPr="000C73F5">
          <w:rPr>
            <w:rStyle w:val="Hyperlink"/>
            <w:rFonts w:eastAsia="Arial"/>
            <w:noProof/>
          </w:rPr>
          <w:t>Figure 5.7: Sequence Diagram for Create Feedback component.</w:t>
        </w:r>
        <w:r w:rsidR="00720CF5">
          <w:rPr>
            <w:noProof/>
            <w:webHidden/>
          </w:rPr>
          <w:tab/>
        </w:r>
        <w:r w:rsidR="00720CF5">
          <w:rPr>
            <w:noProof/>
            <w:webHidden/>
          </w:rPr>
          <w:fldChar w:fldCharType="begin"/>
        </w:r>
        <w:r w:rsidR="00720CF5">
          <w:rPr>
            <w:noProof/>
            <w:webHidden/>
          </w:rPr>
          <w:instrText xml:space="preserve"> PAGEREF _Toc509850899 \h </w:instrText>
        </w:r>
        <w:r w:rsidR="00720CF5">
          <w:rPr>
            <w:noProof/>
            <w:webHidden/>
          </w:rPr>
        </w:r>
        <w:r w:rsidR="00720CF5">
          <w:rPr>
            <w:noProof/>
            <w:webHidden/>
          </w:rPr>
          <w:fldChar w:fldCharType="separate"/>
        </w:r>
        <w:r w:rsidR="00720CF5">
          <w:rPr>
            <w:noProof/>
            <w:webHidden/>
          </w:rPr>
          <w:t>23</w:t>
        </w:r>
        <w:r w:rsidR="00720CF5">
          <w:rPr>
            <w:noProof/>
            <w:webHidden/>
          </w:rPr>
          <w:fldChar w:fldCharType="end"/>
        </w:r>
      </w:hyperlink>
    </w:p>
    <w:p w14:paraId="6521E574"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900" w:history="1">
        <w:r w:rsidR="00720CF5" w:rsidRPr="000C73F5">
          <w:rPr>
            <w:rStyle w:val="Hyperlink"/>
            <w:rFonts w:eastAsia="Arial"/>
            <w:noProof/>
          </w:rPr>
          <w:t>Figure 6.1: Navigation through the WIDS’ User Interface.</w:t>
        </w:r>
        <w:r w:rsidR="00720CF5">
          <w:rPr>
            <w:noProof/>
            <w:webHidden/>
          </w:rPr>
          <w:tab/>
        </w:r>
        <w:r w:rsidR="00720CF5">
          <w:rPr>
            <w:noProof/>
            <w:webHidden/>
          </w:rPr>
          <w:fldChar w:fldCharType="begin"/>
        </w:r>
        <w:r w:rsidR="00720CF5">
          <w:rPr>
            <w:noProof/>
            <w:webHidden/>
          </w:rPr>
          <w:instrText xml:space="preserve"> PAGEREF _Toc509850900 \h </w:instrText>
        </w:r>
        <w:r w:rsidR="00720CF5">
          <w:rPr>
            <w:noProof/>
            <w:webHidden/>
          </w:rPr>
        </w:r>
        <w:r w:rsidR="00720CF5">
          <w:rPr>
            <w:noProof/>
            <w:webHidden/>
          </w:rPr>
          <w:fldChar w:fldCharType="separate"/>
        </w:r>
        <w:r w:rsidR="00720CF5">
          <w:rPr>
            <w:noProof/>
            <w:webHidden/>
          </w:rPr>
          <w:t>25</w:t>
        </w:r>
        <w:r w:rsidR="00720CF5">
          <w:rPr>
            <w:noProof/>
            <w:webHidden/>
          </w:rPr>
          <w:fldChar w:fldCharType="end"/>
        </w:r>
      </w:hyperlink>
    </w:p>
    <w:p w14:paraId="606C712D"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r:id="rId16" w:anchor="_Toc509850901" w:history="1">
        <w:r w:rsidR="00720CF5" w:rsidRPr="000C73F5">
          <w:rPr>
            <w:rStyle w:val="Hyperlink"/>
            <w:rFonts w:eastAsia="Arial"/>
            <w:noProof/>
          </w:rPr>
          <w:t>Figure 6.2: Screen shot of a Map window</w:t>
        </w:r>
        <w:r w:rsidR="00720CF5">
          <w:rPr>
            <w:noProof/>
            <w:webHidden/>
          </w:rPr>
          <w:tab/>
        </w:r>
        <w:r w:rsidR="00720CF5">
          <w:rPr>
            <w:noProof/>
            <w:webHidden/>
          </w:rPr>
          <w:fldChar w:fldCharType="begin"/>
        </w:r>
        <w:r w:rsidR="00720CF5">
          <w:rPr>
            <w:noProof/>
            <w:webHidden/>
          </w:rPr>
          <w:instrText xml:space="preserve"> PAGEREF _Toc509850901 \h </w:instrText>
        </w:r>
        <w:r w:rsidR="00720CF5">
          <w:rPr>
            <w:noProof/>
            <w:webHidden/>
          </w:rPr>
        </w:r>
        <w:r w:rsidR="00720CF5">
          <w:rPr>
            <w:noProof/>
            <w:webHidden/>
          </w:rPr>
          <w:fldChar w:fldCharType="separate"/>
        </w:r>
        <w:r w:rsidR="00720CF5">
          <w:rPr>
            <w:noProof/>
            <w:webHidden/>
          </w:rPr>
          <w:t>26</w:t>
        </w:r>
        <w:r w:rsidR="00720CF5">
          <w:rPr>
            <w:noProof/>
            <w:webHidden/>
          </w:rPr>
          <w:fldChar w:fldCharType="end"/>
        </w:r>
      </w:hyperlink>
    </w:p>
    <w:p w14:paraId="3B3EA39D"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r:id="rId17" w:anchor="_Toc509850902" w:history="1">
        <w:r w:rsidR="00720CF5" w:rsidRPr="000C73F5">
          <w:rPr>
            <w:rStyle w:val="Hyperlink"/>
            <w:rFonts w:eastAsia="Arial"/>
            <w:noProof/>
          </w:rPr>
          <w:t>Figure 6.3: Screen shot for Search feature</w:t>
        </w:r>
        <w:r w:rsidR="00720CF5">
          <w:rPr>
            <w:noProof/>
            <w:webHidden/>
          </w:rPr>
          <w:tab/>
        </w:r>
        <w:r w:rsidR="00720CF5">
          <w:rPr>
            <w:noProof/>
            <w:webHidden/>
          </w:rPr>
          <w:fldChar w:fldCharType="begin"/>
        </w:r>
        <w:r w:rsidR="00720CF5">
          <w:rPr>
            <w:noProof/>
            <w:webHidden/>
          </w:rPr>
          <w:instrText xml:space="preserve"> PAGEREF _Toc509850902 \h </w:instrText>
        </w:r>
        <w:r w:rsidR="00720CF5">
          <w:rPr>
            <w:noProof/>
            <w:webHidden/>
          </w:rPr>
        </w:r>
        <w:r w:rsidR="00720CF5">
          <w:rPr>
            <w:noProof/>
            <w:webHidden/>
          </w:rPr>
          <w:fldChar w:fldCharType="separate"/>
        </w:r>
        <w:r w:rsidR="00720CF5">
          <w:rPr>
            <w:noProof/>
            <w:webHidden/>
          </w:rPr>
          <w:t>27</w:t>
        </w:r>
        <w:r w:rsidR="00720CF5">
          <w:rPr>
            <w:noProof/>
            <w:webHidden/>
          </w:rPr>
          <w:fldChar w:fldCharType="end"/>
        </w:r>
      </w:hyperlink>
    </w:p>
    <w:p w14:paraId="6D1796D3"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r:id="rId18" w:anchor="_Toc509850903" w:history="1">
        <w:r w:rsidR="00720CF5" w:rsidRPr="000C73F5">
          <w:rPr>
            <w:rStyle w:val="Hyperlink"/>
            <w:rFonts w:eastAsia="Arial"/>
            <w:noProof/>
          </w:rPr>
          <w:t>Figure 6.4: Screen shot for Login feature</w:t>
        </w:r>
        <w:r w:rsidR="00720CF5">
          <w:rPr>
            <w:noProof/>
            <w:webHidden/>
          </w:rPr>
          <w:tab/>
        </w:r>
        <w:r w:rsidR="00720CF5">
          <w:rPr>
            <w:noProof/>
            <w:webHidden/>
          </w:rPr>
          <w:fldChar w:fldCharType="begin"/>
        </w:r>
        <w:r w:rsidR="00720CF5">
          <w:rPr>
            <w:noProof/>
            <w:webHidden/>
          </w:rPr>
          <w:instrText xml:space="preserve"> PAGEREF _Toc509850903 \h </w:instrText>
        </w:r>
        <w:r w:rsidR="00720CF5">
          <w:rPr>
            <w:noProof/>
            <w:webHidden/>
          </w:rPr>
        </w:r>
        <w:r w:rsidR="00720CF5">
          <w:rPr>
            <w:noProof/>
            <w:webHidden/>
          </w:rPr>
          <w:fldChar w:fldCharType="separate"/>
        </w:r>
        <w:r w:rsidR="00720CF5">
          <w:rPr>
            <w:noProof/>
            <w:webHidden/>
          </w:rPr>
          <w:t>27</w:t>
        </w:r>
        <w:r w:rsidR="00720CF5">
          <w:rPr>
            <w:noProof/>
            <w:webHidden/>
          </w:rPr>
          <w:fldChar w:fldCharType="end"/>
        </w:r>
      </w:hyperlink>
    </w:p>
    <w:p w14:paraId="3D01FFDC"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r:id="rId19" w:anchor="_Toc509850904" w:history="1">
        <w:r w:rsidR="00720CF5" w:rsidRPr="000C73F5">
          <w:rPr>
            <w:rStyle w:val="Hyperlink"/>
            <w:rFonts w:eastAsia="Arial"/>
            <w:noProof/>
          </w:rPr>
          <w:t>Figure 6.5: Screenshot of an Advisory window</w:t>
        </w:r>
        <w:r w:rsidR="00720CF5">
          <w:rPr>
            <w:noProof/>
            <w:webHidden/>
          </w:rPr>
          <w:tab/>
        </w:r>
        <w:r w:rsidR="00720CF5">
          <w:rPr>
            <w:noProof/>
            <w:webHidden/>
          </w:rPr>
          <w:fldChar w:fldCharType="begin"/>
        </w:r>
        <w:r w:rsidR="00720CF5">
          <w:rPr>
            <w:noProof/>
            <w:webHidden/>
          </w:rPr>
          <w:instrText xml:space="preserve"> PAGEREF _Toc509850904 \h </w:instrText>
        </w:r>
        <w:r w:rsidR="00720CF5">
          <w:rPr>
            <w:noProof/>
            <w:webHidden/>
          </w:rPr>
        </w:r>
        <w:r w:rsidR="00720CF5">
          <w:rPr>
            <w:noProof/>
            <w:webHidden/>
          </w:rPr>
          <w:fldChar w:fldCharType="separate"/>
        </w:r>
        <w:r w:rsidR="00720CF5">
          <w:rPr>
            <w:noProof/>
            <w:webHidden/>
          </w:rPr>
          <w:t>28</w:t>
        </w:r>
        <w:r w:rsidR="00720CF5">
          <w:rPr>
            <w:noProof/>
            <w:webHidden/>
          </w:rPr>
          <w:fldChar w:fldCharType="end"/>
        </w:r>
      </w:hyperlink>
    </w:p>
    <w:p w14:paraId="10C16148"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905" w:history="1">
        <w:r w:rsidR="00720CF5" w:rsidRPr="000C73F5">
          <w:rPr>
            <w:rStyle w:val="Hyperlink"/>
            <w:rFonts w:eastAsia="Arial"/>
            <w:noProof/>
          </w:rPr>
          <w:t>Figure 6.6: Scheme of Weather Information Dissemination System Objects and Actions</w:t>
        </w:r>
        <w:r w:rsidR="00720CF5">
          <w:rPr>
            <w:noProof/>
            <w:webHidden/>
          </w:rPr>
          <w:tab/>
        </w:r>
        <w:r w:rsidR="00720CF5">
          <w:rPr>
            <w:noProof/>
            <w:webHidden/>
          </w:rPr>
          <w:fldChar w:fldCharType="begin"/>
        </w:r>
        <w:r w:rsidR="00720CF5">
          <w:rPr>
            <w:noProof/>
            <w:webHidden/>
          </w:rPr>
          <w:instrText xml:space="preserve"> PAGEREF _Toc509850905 \h </w:instrText>
        </w:r>
        <w:r w:rsidR="00720CF5">
          <w:rPr>
            <w:noProof/>
            <w:webHidden/>
          </w:rPr>
        </w:r>
        <w:r w:rsidR="00720CF5">
          <w:rPr>
            <w:noProof/>
            <w:webHidden/>
          </w:rPr>
          <w:fldChar w:fldCharType="separate"/>
        </w:r>
        <w:r w:rsidR="00720CF5">
          <w:rPr>
            <w:noProof/>
            <w:webHidden/>
          </w:rPr>
          <w:t>31</w:t>
        </w:r>
        <w:r w:rsidR="00720CF5">
          <w:rPr>
            <w:noProof/>
            <w:webHidden/>
          </w:rPr>
          <w:fldChar w:fldCharType="end"/>
        </w:r>
      </w:hyperlink>
    </w:p>
    <w:p w14:paraId="61A4E35B" w14:textId="6C580DA9" w:rsidR="00E8206F" w:rsidRPr="002A330A" w:rsidRDefault="00E8206F" w:rsidP="008D27A1">
      <w:pPr>
        <w:rPr>
          <w:rFonts w:eastAsia="Arial"/>
          <w:b/>
          <w:sz w:val="32"/>
          <w:szCs w:val="32"/>
        </w:rPr>
      </w:pPr>
      <w:r>
        <w:rPr>
          <w:rFonts w:eastAsia="Arial"/>
          <w:b/>
          <w:sz w:val="32"/>
          <w:szCs w:val="32"/>
        </w:rPr>
        <w:fldChar w:fldCharType="end"/>
      </w:r>
    </w:p>
    <w:p w14:paraId="0DB31266" w14:textId="77777777" w:rsidR="00815EF4" w:rsidRPr="002A330A" w:rsidRDefault="00815EF4" w:rsidP="008D27A1"/>
    <w:p w14:paraId="29D57B98" w14:textId="77777777" w:rsidR="00815EF4" w:rsidRPr="002A330A" w:rsidRDefault="00815EF4" w:rsidP="008D27A1"/>
    <w:p w14:paraId="7DF333F5" w14:textId="77777777" w:rsidR="00815EF4" w:rsidRPr="002A330A" w:rsidRDefault="00815EF4" w:rsidP="008D27A1"/>
    <w:p w14:paraId="761D319E" w14:textId="77777777" w:rsidR="00815EF4" w:rsidRPr="002A330A" w:rsidRDefault="00815EF4" w:rsidP="008D27A1"/>
    <w:p w14:paraId="59055EBA" w14:textId="77777777" w:rsidR="00815EF4" w:rsidRPr="002A330A" w:rsidRDefault="00815EF4" w:rsidP="008D27A1"/>
    <w:p w14:paraId="3E0FE7CD" w14:textId="77777777" w:rsidR="00815EF4" w:rsidRPr="002A330A" w:rsidRDefault="00815EF4" w:rsidP="008D27A1"/>
    <w:p w14:paraId="033C8256" w14:textId="77777777" w:rsidR="00815EF4" w:rsidRDefault="00815EF4" w:rsidP="008D27A1"/>
    <w:p w14:paraId="39A42195" w14:textId="77777777" w:rsidR="00575712" w:rsidRDefault="00575712" w:rsidP="008D27A1"/>
    <w:p w14:paraId="67BD87F5" w14:textId="77777777" w:rsidR="00575712" w:rsidRDefault="00575712" w:rsidP="008D27A1"/>
    <w:p w14:paraId="6D159F70" w14:textId="77777777" w:rsidR="00575712" w:rsidRDefault="00575712" w:rsidP="008D27A1"/>
    <w:p w14:paraId="719278EE" w14:textId="77777777" w:rsidR="00575712" w:rsidRDefault="00575712" w:rsidP="008D27A1"/>
    <w:p w14:paraId="1B363C5F" w14:textId="77777777" w:rsidR="00575712" w:rsidRDefault="00575712" w:rsidP="008D27A1"/>
    <w:p w14:paraId="0AB6D05F" w14:textId="77777777" w:rsidR="00575712" w:rsidRDefault="00575712" w:rsidP="008D27A1"/>
    <w:p w14:paraId="22648768" w14:textId="77777777" w:rsidR="00575712" w:rsidRDefault="00575712" w:rsidP="008D27A1"/>
    <w:p w14:paraId="1D38C6B2" w14:textId="77777777" w:rsidR="00575712" w:rsidRDefault="00575712" w:rsidP="00BC1047">
      <w:pPr>
        <w:ind w:left="0" w:firstLine="0"/>
      </w:pPr>
    </w:p>
    <w:p w14:paraId="262B679E" w14:textId="77777777" w:rsidR="00575712" w:rsidRDefault="00575712" w:rsidP="008D27A1"/>
    <w:p w14:paraId="6A32E0C7" w14:textId="691E9885" w:rsidR="00575712" w:rsidRPr="00575712" w:rsidRDefault="00575712" w:rsidP="008D27A1">
      <w:pPr>
        <w:rPr>
          <w:rFonts w:eastAsia="Arial"/>
          <w:b/>
          <w:sz w:val="32"/>
          <w:szCs w:val="32"/>
        </w:rPr>
      </w:pPr>
      <w:r w:rsidRPr="00575712">
        <w:rPr>
          <w:rFonts w:eastAsia="Arial"/>
          <w:b/>
          <w:sz w:val="32"/>
          <w:szCs w:val="32"/>
        </w:rPr>
        <w:t>LIST OF TABLES</w:t>
      </w:r>
    </w:p>
    <w:p w14:paraId="4360CF12" w14:textId="77777777" w:rsidR="00815EF4" w:rsidRPr="002A330A" w:rsidRDefault="00815EF4" w:rsidP="008D27A1"/>
    <w:p w14:paraId="611269FA" w14:textId="77777777" w:rsidR="00720CF5" w:rsidRDefault="00575712">
      <w:pPr>
        <w:pStyle w:val="TableofFigures"/>
        <w:tabs>
          <w:tab w:val="right" w:leader="dot" w:pos="9354"/>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509850925" w:history="1">
        <w:r w:rsidR="00720CF5" w:rsidRPr="001418A2">
          <w:rPr>
            <w:rStyle w:val="Hyperlink"/>
            <w:rFonts w:eastAsia="Arial"/>
            <w:noProof/>
          </w:rPr>
          <w:t>Table 1.1: Definition and Acronyms</w:t>
        </w:r>
        <w:r w:rsidR="00720CF5">
          <w:rPr>
            <w:noProof/>
            <w:webHidden/>
          </w:rPr>
          <w:tab/>
        </w:r>
        <w:r w:rsidR="00720CF5">
          <w:rPr>
            <w:noProof/>
            <w:webHidden/>
          </w:rPr>
          <w:fldChar w:fldCharType="begin"/>
        </w:r>
        <w:r w:rsidR="00720CF5">
          <w:rPr>
            <w:noProof/>
            <w:webHidden/>
          </w:rPr>
          <w:instrText xml:space="preserve"> PAGEREF _Toc509850925 \h </w:instrText>
        </w:r>
        <w:r w:rsidR="00720CF5">
          <w:rPr>
            <w:noProof/>
            <w:webHidden/>
          </w:rPr>
        </w:r>
        <w:r w:rsidR="00720CF5">
          <w:rPr>
            <w:noProof/>
            <w:webHidden/>
          </w:rPr>
          <w:fldChar w:fldCharType="separate"/>
        </w:r>
        <w:r w:rsidR="00720CF5">
          <w:rPr>
            <w:noProof/>
            <w:webHidden/>
          </w:rPr>
          <w:t>5</w:t>
        </w:r>
        <w:r w:rsidR="00720CF5">
          <w:rPr>
            <w:noProof/>
            <w:webHidden/>
          </w:rPr>
          <w:fldChar w:fldCharType="end"/>
        </w:r>
      </w:hyperlink>
    </w:p>
    <w:p w14:paraId="1A788C11"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926" w:history="1">
        <w:r w:rsidR="00720CF5" w:rsidRPr="001418A2">
          <w:rPr>
            <w:rStyle w:val="Hyperlink"/>
            <w:rFonts w:eastAsia="Arial"/>
            <w:noProof/>
          </w:rPr>
          <w:t>Table 3.1: Description of the Use Cases in the Weather Information Dissemination System</w:t>
        </w:r>
        <w:r w:rsidR="00720CF5">
          <w:rPr>
            <w:noProof/>
            <w:webHidden/>
          </w:rPr>
          <w:tab/>
        </w:r>
        <w:r w:rsidR="00720CF5">
          <w:rPr>
            <w:noProof/>
            <w:webHidden/>
          </w:rPr>
          <w:fldChar w:fldCharType="begin"/>
        </w:r>
        <w:r w:rsidR="00720CF5">
          <w:rPr>
            <w:noProof/>
            <w:webHidden/>
          </w:rPr>
          <w:instrText xml:space="preserve"> PAGEREF _Toc509850926 \h </w:instrText>
        </w:r>
        <w:r w:rsidR="00720CF5">
          <w:rPr>
            <w:noProof/>
            <w:webHidden/>
          </w:rPr>
        </w:r>
        <w:r w:rsidR="00720CF5">
          <w:rPr>
            <w:noProof/>
            <w:webHidden/>
          </w:rPr>
          <w:fldChar w:fldCharType="separate"/>
        </w:r>
        <w:r w:rsidR="00720CF5">
          <w:rPr>
            <w:noProof/>
            <w:webHidden/>
          </w:rPr>
          <w:t>11</w:t>
        </w:r>
        <w:r w:rsidR="00720CF5">
          <w:rPr>
            <w:noProof/>
            <w:webHidden/>
          </w:rPr>
          <w:fldChar w:fldCharType="end"/>
        </w:r>
      </w:hyperlink>
    </w:p>
    <w:p w14:paraId="1DA21F66" w14:textId="77777777" w:rsidR="00720CF5" w:rsidRDefault="000C269A">
      <w:pPr>
        <w:pStyle w:val="TableofFigures"/>
        <w:tabs>
          <w:tab w:val="left" w:pos="1320"/>
          <w:tab w:val="right" w:leader="dot" w:pos="9354"/>
        </w:tabs>
        <w:rPr>
          <w:rFonts w:asciiTheme="minorHAnsi" w:eastAsiaTheme="minorEastAsia" w:hAnsiTheme="minorHAnsi" w:cstheme="minorBidi"/>
          <w:noProof/>
          <w:color w:val="auto"/>
          <w:sz w:val="22"/>
        </w:rPr>
      </w:pPr>
      <w:hyperlink w:anchor="_Toc509850927" w:history="1">
        <w:r w:rsidR="00720CF5" w:rsidRPr="001418A2">
          <w:rPr>
            <w:rStyle w:val="Hyperlink"/>
            <w:rFonts w:eastAsia="Arial"/>
            <w:noProof/>
          </w:rPr>
          <w:t>Table 4.1:</w:t>
        </w:r>
        <w:r w:rsidR="00720CF5">
          <w:rPr>
            <w:rFonts w:asciiTheme="minorHAnsi" w:eastAsiaTheme="minorEastAsia" w:hAnsiTheme="minorHAnsi" w:cstheme="minorBidi"/>
            <w:noProof/>
            <w:color w:val="auto"/>
            <w:sz w:val="22"/>
          </w:rPr>
          <w:tab/>
        </w:r>
        <w:r w:rsidR="00720CF5" w:rsidRPr="001418A2">
          <w:rPr>
            <w:rStyle w:val="Hyperlink"/>
            <w:rFonts w:eastAsia="Arial"/>
            <w:noProof/>
          </w:rPr>
          <w:t>Data Dictionary</w:t>
        </w:r>
        <w:r w:rsidR="00720CF5">
          <w:rPr>
            <w:noProof/>
            <w:webHidden/>
          </w:rPr>
          <w:tab/>
        </w:r>
        <w:r w:rsidR="00720CF5">
          <w:rPr>
            <w:noProof/>
            <w:webHidden/>
          </w:rPr>
          <w:fldChar w:fldCharType="begin"/>
        </w:r>
        <w:r w:rsidR="00720CF5">
          <w:rPr>
            <w:noProof/>
            <w:webHidden/>
          </w:rPr>
          <w:instrText xml:space="preserve"> PAGEREF _Toc509850927 \h </w:instrText>
        </w:r>
        <w:r w:rsidR="00720CF5">
          <w:rPr>
            <w:noProof/>
            <w:webHidden/>
          </w:rPr>
        </w:r>
        <w:r w:rsidR="00720CF5">
          <w:rPr>
            <w:noProof/>
            <w:webHidden/>
          </w:rPr>
          <w:fldChar w:fldCharType="separate"/>
        </w:r>
        <w:r w:rsidR="00720CF5">
          <w:rPr>
            <w:noProof/>
            <w:webHidden/>
          </w:rPr>
          <w:t>15</w:t>
        </w:r>
        <w:r w:rsidR="00720CF5">
          <w:rPr>
            <w:noProof/>
            <w:webHidden/>
          </w:rPr>
          <w:fldChar w:fldCharType="end"/>
        </w:r>
      </w:hyperlink>
    </w:p>
    <w:p w14:paraId="6F9B60DF" w14:textId="77777777" w:rsidR="00720CF5" w:rsidRDefault="000C269A">
      <w:pPr>
        <w:pStyle w:val="TableofFigures"/>
        <w:tabs>
          <w:tab w:val="right" w:leader="dot" w:pos="9354"/>
        </w:tabs>
        <w:rPr>
          <w:rFonts w:asciiTheme="minorHAnsi" w:eastAsiaTheme="minorEastAsia" w:hAnsiTheme="minorHAnsi" w:cstheme="minorBidi"/>
          <w:noProof/>
          <w:color w:val="auto"/>
          <w:sz w:val="22"/>
        </w:rPr>
      </w:pPr>
      <w:hyperlink w:anchor="_Toc509850928" w:history="1">
        <w:r w:rsidR="00720CF5" w:rsidRPr="001418A2">
          <w:rPr>
            <w:rStyle w:val="Hyperlink"/>
            <w:rFonts w:eastAsia="Arial"/>
            <w:noProof/>
          </w:rPr>
          <w:t>Table 7.1: Requirements Matrix</w:t>
        </w:r>
        <w:r w:rsidR="00720CF5">
          <w:rPr>
            <w:noProof/>
            <w:webHidden/>
          </w:rPr>
          <w:tab/>
        </w:r>
        <w:r w:rsidR="00720CF5">
          <w:rPr>
            <w:noProof/>
            <w:webHidden/>
          </w:rPr>
          <w:fldChar w:fldCharType="begin"/>
        </w:r>
        <w:r w:rsidR="00720CF5">
          <w:rPr>
            <w:noProof/>
            <w:webHidden/>
          </w:rPr>
          <w:instrText xml:space="preserve"> PAGEREF _Toc509850928 \h </w:instrText>
        </w:r>
        <w:r w:rsidR="00720CF5">
          <w:rPr>
            <w:noProof/>
            <w:webHidden/>
          </w:rPr>
        </w:r>
        <w:r w:rsidR="00720CF5">
          <w:rPr>
            <w:noProof/>
            <w:webHidden/>
          </w:rPr>
          <w:fldChar w:fldCharType="separate"/>
        </w:r>
        <w:r w:rsidR="00720CF5">
          <w:rPr>
            <w:noProof/>
            <w:webHidden/>
          </w:rPr>
          <w:t>32</w:t>
        </w:r>
        <w:r w:rsidR="00720CF5">
          <w:rPr>
            <w:noProof/>
            <w:webHidden/>
          </w:rPr>
          <w:fldChar w:fldCharType="end"/>
        </w:r>
      </w:hyperlink>
    </w:p>
    <w:p w14:paraId="73F4B75C" w14:textId="77777777" w:rsidR="00815EF4" w:rsidRPr="002A330A" w:rsidRDefault="00575712" w:rsidP="008D27A1">
      <w:r>
        <w:fldChar w:fldCharType="end"/>
      </w:r>
    </w:p>
    <w:p w14:paraId="0E2B42C1" w14:textId="77777777" w:rsidR="00815EF4" w:rsidRPr="002A330A" w:rsidRDefault="00815EF4" w:rsidP="008D27A1"/>
    <w:p w14:paraId="2CACA32E" w14:textId="77777777" w:rsidR="00815EF4" w:rsidRDefault="00815EF4" w:rsidP="008D27A1"/>
    <w:p w14:paraId="135C6A2F" w14:textId="77777777" w:rsidR="005717BF" w:rsidRPr="002A330A" w:rsidRDefault="005717BF" w:rsidP="008D27A1"/>
    <w:p w14:paraId="75FCF6F8" w14:textId="77777777" w:rsidR="00815EF4" w:rsidRPr="002A330A" w:rsidRDefault="00815EF4" w:rsidP="008D27A1"/>
    <w:p w14:paraId="049B9171" w14:textId="77777777" w:rsidR="00815EF4" w:rsidRPr="002A330A" w:rsidRDefault="00815EF4" w:rsidP="008D27A1"/>
    <w:p w14:paraId="5F274D94" w14:textId="77777777" w:rsidR="00815EF4" w:rsidRPr="002A330A" w:rsidDel="00146ED4" w:rsidRDefault="00815EF4" w:rsidP="008D27A1">
      <w:pPr>
        <w:rPr>
          <w:del w:id="0" w:author="konde" w:date="2018-05-15T13:55:00Z"/>
        </w:rPr>
      </w:pPr>
    </w:p>
    <w:p w14:paraId="642A4CC2" w14:textId="7E77075F" w:rsidR="00FC151E" w:rsidRDefault="00FC151E" w:rsidP="00815EF4">
      <w:pPr>
        <w:ind w:left="0" w:firstLine="0"/>
        <w:sectPr w:rsidR="00FC151E" w:rsidSect="00400830">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2240" w:h="15840"/>
          <w:pgMar w:top="1796" w:right="1436" w:bottom="1638" w:left="1440" w:header="1249" w:footer="1214" w:gutter="0"/>
          <w:pgNumType w:fmt="lowerRoman" w:start="1"/>
          <w:cols w:space="720"/>
        </w:sectPr>
      </w:pPr>
    </w:p>
    <w:p w14:paraId="339F3434" w14:textId="77777777" w:rsidR="006152C2" w:rsidRDefault="006152C2" w:rsidP="00E301AD">
      <w:pPr>
        <w:ind w:left="0" w:firstLine="0"/>
        <w:sectPr w:rsidR="006152C2" w:rsidSect="00400830">
          <w:footnotePr>
            <w:numRestart w:val="eachPage"/>
          </w:footnotePr>
          <w:type w:val="continuous"/>
          <w:pgSz w:w="12240" w:h="15840"/>
          <w:pgMar w:top="1796" w:right="1436" w:bottom="1638" w:left="1440" w:header="1249" w:footer="1214" w:gutter="0"/>
          <w:pgNumType w:start="1"/>
          <w:cols w:space="720"/>
        </w:sectPr>
      </w:pPr>
    </w:p>
    <w:p w14:paraId="173D492E" w14:textId="77777777" w:rsidR="006152C2" w:rsidRPr="006A58F6" w:rsidRDefault="006152C2" w:rsidP="006A58F6">
      <w:pPr>
        <w:ind w:left="0" w:firstLine="0"/>
        <w:sectPr w:rsidR="006152C2" w:rsidRPr="006A58F6" w:rsidSect="00400830">
          <w:footnotePr>
            <w:numRestart w:val="eachPage"/>
          </w:footnotePr>
          <w:pgSz w:w="12240" w:h="15840"/>
          <w:pgMar w:top="1796" w:right="1436" w:bottom="1638" w:left="1440" w:header="1249" w:footer="1214" w:gutter="0"/>
          <w:pgNumType w:start="1"/>
          <w:cols w:space="720"/>
        </w:sectPr>
      </w:pPr>
    </w:p>
    <w:p w14:paraId="2FF58B4D" w14:textId="18257E01" w:rsidR="006152C2" w:rsidRPr="002A330A" w:rsidRDefault="006152C2" w:rsidP="00E301AD">
      <w:pPr>
        <w:ind w:left="0" w:firstLine="0"/>
      </w:pPr>
    </w:p>
    <w:p w14:paraId="5075C452" w14:textId="77777777" w:rsidR="008D27A1" w:rsidRPr="002A330A" w:rsidRDefault="008D27A1" w:rsidP="002A330A">
      <w:pPr>
        <w:pStyle w:val="Heading1"/>
        <w:spacing w:after="321" w:line="360" w:lineRule="auto"/>
        <w:ind w:left="345" w:hanging="360"/>
        <w:jc w:val="both"/>
        <w:rPr>
          <w:rFonts w:ascii="Times New Roman" w:hAnsi="Times New Roman" w:cs="Times New Roman"/>
          <w:sz w:val="28"/>
          <w:szCs w:val="28"/>
        </w:rPr>
      </w:pPr>
      <w:bookmarkStart w:id="1" w:name="_Toc509850854"/>
      <w:r w:rsidRPr="002A330A">
        <w:rPr>
          <w:rFonts w:ascii="Times New Roman" w:hAnsi="Times New Roman" w:cs="Times New Roman"/>
          <w:sz w:val="28"/>
          <w:szCs w:val="28"/>
        </w:rPr>
        <w:t>INTRODUCTION.</w:t>
      </w:r>
      <w:bookmarkEnd w:id="1"/>
    </w:p>
    <w:p w14:paraId="50F965B7" w14:textId="5A597B8D" w:rsidR="00ED6BCB" w:rsidRDefault="00B50814" w:rsidP="002A330A">
      <w:pPr>
        <w:pStyle w:val="R-Normal"/>
        <w:spacing w:line="360" w:lineRule="auto"/>
        <w:jc w:val="both"/>
        <w:rPr>
          <w:rFonts w:ascii="Times New Roman" w:hAnsi="Times New Roman"/>
          <w:color w:val="000000"/>
          <w:sz w:val="24"/>
          <w:szCs w:val="22"/>
          <w:lang w:val="en-GB" w:eastAsia="en-GB"/>
        </w:rPr>
      </w:pPr>
      <w:r w:rsidRPr="002A330A">
        <w:rPr>
          <w:rFonts w:ascii="Times New Roman" w:hAnsi="Times New Roman"/>
          <w:color w:val="000000"/>
          <w:sz w:val="24"/>
          <w:szCs w:val="22"/>
          <w:lang w:val="en-GB" w:eastAsia="en-GB"/>
        </w:rPr>
        <w:t xml:space="preserve">This </w:t>
      </w:r>
      <w:r w:rsidR="000836E0" w:rsidRPr="002A330A">
        <w:rPr>
          <w:rFonts w:ascii="Times New Roman" w:hAnsi="Times New Roman"/>
          <w:color w:val="000000"/>
          <w:sz w:val="24"/>
          <w:szCs w:val="22"/>
          <w:lang w:val="en-GB" w:eastAsia="en-GB"/>
        </w:rPr>
        <w:t>Software Design D</w:t>
      </w:r>
      <w:r w:rsidRPr="002A330A">
        <w:rPr>
          <w:rFonts w:ascii="Times New Roman" w:hAnsi="Times New Roman"/>
          <w:color w:val="000000"/>
          <w:sz w:val="24"/>
          <w:szCs w:val="22"/>
          <w:lang w:val="en-GB" w:eastAsia="en-GB"/>
        </w:rPr>
        <w:t xml:space="preserve">ocument presents the designs </w:t>
      </w:r>
      <w:r w:rsidR="00D67180">
        <w:rPr>
          <w:rFonts w:ascii="Times New Roman" w:hAnsi="Times New Roman"/>
          <w:color w:val="000000"/>
          <w:sz w:val="24"/>
          <w:szCs w:val="22"/>
          <w:lang w:val="en-GB" w:eastAsia="en-GB"/>
        </w:rPr>
        <w:t xml:space="preserve">that shall be </w:t>
      </w:r>
      <w:r w:rsidRPr="002A330A">
        <w:rPr>
          <w:rFonts w:ascii="Times New Roman" w:hAnsi="Times New Roman"/>
          <w:color w:val="000000"/>
          <w:sz w:val="24"/>
          <w:szCs w:val="22"/>
          <w:lang w:val="en-GB" w:eastAsia="en-GB"/>
        </w:rPr>
        <w:t xml:space="preserve">used in implementing the </w:t>
      </w:r>
      <w:r w:rsidR="000D6FD8" w:rsidRPr="002A330A">
        <w:rPr>
          <w:rFonts w:ascii="Times New Roman" w:hAnsi="Times New Roman"/>
          <w:color w:val="000000"/>
          <w:sz w:val="24"/>
          <w:szCs w:val="22"/>
          <w:lang w:val="en-GB" w:eastAsia="en-GB"/>
        </w:rPr>
        <w:t>Weather Information</w:t>
      </w:r>
      <w:r w:rsidR="00ED6BCB">
        <w:rPr>
          <w:rFonts w:ascii="Times New Roman" w:hAnsi="Times New Roman"/>
          <w:color w:val="000000"/>
          <w:sz w:val="24"/>
          <w:szCs w:val="22"/>
          <w:lang w:val="en-GB" w:eastAsia="en-GB"/>
        </w:rPr>
        <w:t xml:space="preserve"> Dissemination System (WIDS</w:t>
      </w:r>
      <w:r w:rsidR="006B7775">
        <w:rPr>
          <w:rFonts w:ascii="Times New Roman" w:hAnsi="Times New Roman"/>
          <w:color w:val="000000"/>
          <w:sz w:val="24"/>
          <w:szCs w:val="22"/>
          <w:lang w:val="en-GB" w:eastAsia="en-GB"/>
        </w:rPr>
        <w:t>) for</w:t>
      </w:r>
      <w:r w:rsidR="000D6FD8" w:rsidRPr="002A330A">
        <w:rPr>
          <w:rFonts w:ascii="Times New Roman" w:hAnsi="Times New Roman"/>
          <w:color w:val="000000"/>
          <w:sz w:val="24"/>
          <w:szCs w:val="22"/>
          <w:lang w:val="en-GB" w:eastAsia="en-GB"/>
        </w:rPr>
        <w:t xml:space="preserve"> Uganda National Meteorological Authority</w:t>
      </w:r>
      <w:r w:rsidR="00ED6BCB">
        <w:rPr>
          <w:rFonts w:ascii="Times New Roman" w:hAnsi="Times New Roman"/>
          <w:color w:val="000000"/>
          <w:sz w:val="24"/>
          <w:szCs w:val="22"/>
          <w:lang w:val="en-GB" w:eastAsia="en-GB"/>
        </w:rPr>
        <w:t>.</w:t>
      </w:r>
    </w:p>
    <w:p w14:paraId="0ABFF4DA" w14:textId="23702B90" w:rsidR="000D6FD8" w:rsidRDefault="00ED6BCB" w:rsidP="002A330A">
      <w:pPr>
        <w:pStyle w:val="R-Normal"/>
        <w:spacing w:line="360" w:lineRule="auto"/>
        <w:jc w:val="both"/>
        <w:rPr>
          <w:rFonts w:ascii="Times New Roman" w:hAnsi="Times New Roman"/>
          <w:sz w:val="24"/>
          <w:szCs w:val="24"/>
        </w:rPr>
      </w:pPr>
      <w:r>
        <w:rPr>
          <w:rFonts w:ascii="Times New Roman" w:hAnsi="Times New Roman"/>
          <w:color w:val="000000"/>
          <w:sz w:val="24"/>
          <w:szCs w:val="22"/>
          <w:lang w:val="en-GB" w:eastAsia="en-GB"/>
        </w:rPr>
        <w:t xml:space="preserve">The </w:t>
      </w:r>
      <w:r w:rsidR="000D6FD8" w:rsidRPr="002A330A">
        <w:rPr>
          <w:rFonts w:ascii="Times New Roman" w:hAnsi="Times New Roman"/>
          <w:color w:val="000000"/>
          <w:sz w:val="24"/>
          <w:szCs w:val="22"/>
          <w:lang w:val="en-GB" w:eastAsia="en-GB"/>
        </w:rPr>
        <w:t xml:space="preserve">system </w:t>
      </w:r>
      <w:r w:rsidR="004A1536">
        <w:rPr>
          <w:rFonts w:ascii="Times New Roman" w:hAnsi="Times New Roman"/>
          <w:color w:val="000000"/>
          <w:sz w:val="24"/>
          <w:szCs w:val="22"/>
          <w:lang w:val="en-GB" w:eastAsia="en-GB"/>
        </w:rPr>
        <w:t xml:space="preserve">is </w:t>
      </w:r>
      <w:r w:rsidR="000D6FD8" w:rsidRPr="002A330A">
        <w:rPr>
          <w:rFonts w:ascii="Times New Roman" w:hAnsi="Times New Roman"/>
          <w:color w:val="000000"/>
          <w:sz w:val="24"/>
          <w:szCs w:val="22"/>
          <w:lang w:val="en-GB" w:eastAsia="en-GB"/>
        </w:rPr>
        <w:t xml:space="preserve">intended </w:t>
      </w:r>
      <w:r w:rsidR="000D6FD8" w:rsidRPr="002A330A">
        <w:rPr>
          <w:rFonts w:ascii="Times New Roman" w:hAnsi="Times New Roman"/>
          <w:sz w:val="24"/>
          <w:szCs w:val="24"/>
        </w:rPr>
        <w:t xml:space="preserve">to automate the </w:t>
      </w:r>
      <w:r w:rsidR="00A504DC">
        <w:rPr>
          <w:rFonts w:ascii="Times New Roman" w:hAnsi="Times New Roman"/>
          <w:sz w:val="24"/>
          <w:szCs w:val="24"/>
        </w:rPr>
        <w:t>weather information dissemination process at UNMA.</w:t>
      </w:r>
    </w:p>
    <w:p w14:paraId="0120FABC" w14:textId="141D97CD" w:rsidR="00B50814" w:rsidRPr="002A330A" w:rsidRDefault="000836E0" w:rsidP="002A330A">
      <w:pPr>
        <w:pStyle w:val="R-Normal"/>
        <w:spacing w:line="360" w:lineRule="auto"/>
        <w:jc w:val="both"/>
        <w:rPr>
          <w:rFonts w:ascii="Times New Roman" w:hAnsi="Times New Roman"/>
          <w:color w:val="000000"/>
          <w:sz w:val="24"/>
          <w:szCs w:val="22"/>
          <w:lang w:val="en-GB" w:eastAsia="en-GB"/>
        </w:rPr>
      </w:pPr>
      <w:r w:rsidRPr="002A330A">
        <w:rPr>
          <w:rFonts w:ascii="Times New Roman" w:hAnsi="Times New Roman"/>
          <w:color w:val="000000"/>
          <w:sz w:val="24"/>
          <w:szCs w:val="22"/>
          <w:lang w:val="en-GB" w:eastAsia="en-GB"/>
        </w:rPr>
        <w:t xml:space="preserve">The designs described </w:t>
      </w:r>
      <w:r w:rsidR="00B50814" w:rsidRPr="002A330A">
        <w:rPr>
          <w:rFonts w:ascii="Times New Roman" w:hAnsi="Times New Roman"/>
          <w:color w:val="000000"/>
          <w:sz w:val="24"/>
          <w:szCs w:val="22"/>
          <w:lang w:val="en-GB" w:eastAsia="en-GB"/>
        </w:rPr>
        <w:t>follow the requirements specified in the Software Requirements Specific</w:t>
      </w:r>
      <w:r w:rsidR="000F0347">
        <w:rPr>
          <w:rFonts w:ascii="Times New Roman" w:hAnsi="Times New Roman"/>
          <w:color w:val="000000"/>
          <w:sz w:val="24"/>
          <w:szCs w:val="22"/>
          <w:lang w:val="en-GB" w:eastAsia="en-GB"/>
        </w:rPr>
        <w:t>ations document prepared for this particular</w:t>
      </w:r>
      <w:r w:rsidR="00B50814" w:rsidRPr="002A330A">
        <w:rPr>
          <w:rFonts w:ascii="Times New Roman" w:hAnsi="Times New Roman"/>
          <w:color w:val="000000"/>
          <w:sz w:val="24"/>
          <w:szCs w:val="22"/>
          <w:lang w:val="en-GB" w:eastAsia="en-GB"/>
        </w:rPr>
        <w:t xml:space="preserve"> project.</w:t>
      </w:r>
      <w:r w:rsidR="00CB0C31" w:rsidRPr="00CB0C31">
        <w:rPr>
          <w:rFonts w:ascii="Times New Roman" w:hAnsi="Times New Roman"/>
          <w:color w:val="000000"/>
          <w:sz w:val="24"/>
          <w:szCs w:val="22"/>
          <w:vertAlign w:val="superscript"/>
          <w:lang w:val="en-GB" w:eastAsia="en-GB"/>
        </w:rPr>
        <w:t>1</w:t>
      </w:r>
    </w:p>
    <w:p w14:paraId="693F9FDD" w14:textId="77777777" w:rsidR="008C2F5B" w:rsidRPr="002A330A" w:rsidRDefault="0026760F" w:rsidP="002A330A">
      <w:pPr>
        <w:pStyle w:val="Heading2"/>
        <w:spacing w:line="360" w:lineRule="auto"/>
        <w:ind w:left="887" w:hanging="542"/>
        <w:jc w:val="both"/>
        <w:rPr>
          <w:rFonts w:ascii="Times New Roman" w:eastAsia="Times New Roman" w:hAnsi="Times New Roman" w:cs="Times New Roman"/>
          <w:b w:val="0"/>
          <w:sz w:val="28"/>
          <w:szCs w:val="28"/>
        </w:rPr>
      </w:pPr>
      <w:bookmarkStart w:id="2" w:name="_Toc509850855"/>
      <w:r w:rsidRPr="002A330A">
        <w:rPr>
          <w:rFonts w:ascii="Times New Roman" w:hAnsi="Times New Roman" w:cs="Times New Roman"/>
          <w:sz w:val="28"/>
          <w:szCs w:val="28"/>
        </w:rPr>
        <w:t>Purpose</w:t>
      </w:r>
      <w:r w:rsidR="00594E21" w:rsidRPr="002A330A">
        <w:rPr>
          <w:rFonts w:ascii="Times New Roman" w:hAnsi="Times New Roman" w:cs="Times New Roman"/>
          <w:sz w:val="28"/>
          <w:szCs w:val="28"/>
        </w:rPr>
        <w:t>.</w:t>
      </w:r>
      <w:bookmarkEnd w:id="2"/>
      <w:r w:rsidRPr="002A330A">
        <w:rPr>
          <w:rFonts w:ascii="Times New Roman" w:eastAsia="Times New Roman" w:hAnsi="Times New Roman" w:cs="Times New Roman"/>
          <w:b w:val="0"/>
          <w:sz w:val="28"/>
          <w:szCs w:val="28"/>
        </w:rPr>
        <w:t xml:space="preserve"> </w:t>
      </w:r>
    </w:p>
    <w:p w14:paraId="48E4C983" w14:textId="77777777" w:rsidR="00BD6A08" w:rsidRPr="002A330A" w:rsidRDefault="00BD6A08" w:rsidP="002A330A">
      <w:pPr>
        <w:pStyle w:val="R-Normal"/>
        <w:spacing w:line="360" w:lineRule="auto"/>
        <w:jc w:val="both"/>
        <w:rPr>
          <w:rFonts w:ascii="Times New Roman" w:hAnsi="Times New Roman"/>
          <w:color w:val="000000"/>
          <w:sz w:val="24"/>
          <w:szCs w:val="22"/>
          <w:lang w:val="en-GB" w:eastAsia="en-GB"/>
        </w:rPr>
      </w:pPr>
      <w:r w:rsidRPr="002A330A">
        <w:rPr>
          <w:rFonts w:ascii="Times New Roman" w:hAnsi="Times New Roman"/>
          <w:color w:val="000000"/>
          <w:sz w:val="24"/>
          <w:szCs w:val="22"/>
          <w:lang w:val="en-GB" w:eastAsia="en-GB"/>
        </w:rPr>
        <w:t>The purpose of this Software Design Document (SDD) is to present a detailed description of the designs of the Weather Information Diss</w:t>
      </w:r>
      <w:r w:rsidR="007A53E9">
        <w:rPr>
          <w:rFonts w:ascii="Times New Roman" w:hAnsi="Times New Roman"/>
          <w:color w:val="000000"/>
          <w:sz w:val="24"/>
          <w:szCs w:val="22"/>
          <w:lang w:val="en-GB" w:eastAsia="en-GB"/>
        </w:rPr>
        <w:t>emination System (WIDS), to be developed</w:t>
      </w:r>
      <w:r w:rsidRPr="002A330A">
        <w:rPr>
          <w:rFonts w:ascii="Times New Roman" w:hAnsi="Times New Roman"/>
          <w:color w:val="000000"/>
          <w:sz w:val="24"/>
          <w:szCs w:val="22"/>
          <w:lang w:val="en-GB" w:eastAsia="en-GB"/>
        </w:rPr>
        <w:t xml:space="preserve"> for Uganda National Meteorological Authority (UNMA). </w:t>
      </w:r>
    </w:p>
    <w:p w14:paraId="0C137EEF" w14:textId="04D4A0BB" w:rsidR="00C873BD" w:rsidRPr="002A330A" w:rsidRDefault="00C873BD" w:rsidP="002A330A">
      <w:pPr>
        <w:pStyle w:val="R-Normal"/>
        <w:spacing w:line="360" w:lineRule="auto"/>
        <w:jc w:val="both"/>
        <w:rPr>
          <w:rFonts w:ascii="Times New Roman" w:hAnsi="Times New Roman"/>
          <w:color w:val="000000"/>
          <w:sz w:val="24"/>
          <w:szCs w:val="22"/>
          <w:lang w:val="en-GB" w:eastAsia="en-GB"/>
        </w:rPr>
      </w:pPr>
      <w:r w:rsidRPr="002A330A">
        <w:rPr>
          <w:rFonts w:ascii="Times New Roman" w:hAnsi="Times New Roman"/>
          <w:color w:val="000000"/>
          <w:sz w:val="24"/>
          <w:szCs w:val="22"/>
          <w:lang w:val="en-GB" w:eastAsia="en-GB"/>
        </w:rPr>
        <w:t xml:space="preserve">The WIDS </w:t>
      </w:r>
      <w:r w:rsidR="007A53E9">
        <w:rPr>
          <w:rFonts w:ascii="Times New Roman" w:hAnsi="Times New Roman"/>
          <w:color w:val="000000"/>
          <w:sz w:val="24"/>
          <w:szCs w:val="22"/>
          <w:lang w:val="en-GB" w:eastAsia="en-GB"/>
        </w:rPr>
        <w:t>shall</w:t>
      </w:r>
      <w:r w:rsidRPr="002A330A">
        <w:rPr>
          <w:rFonts w:ascii="Times New Roman" w:hAnsi="Times New Roman"/>
          <w:color w:val="000000"/>
          <w:sz w:val="24"/>
          <w:szCs w:val="22"/>
          <w:lang w:val="en-GB" w:eastAsia="en-GB"/>
        </w:rPr>
        <w:t xml:space="preserve"> provide real-time weather forecast information and </w:t>
      </w:r>
      <w:r w:rsidR="000C269A">
        <w:rPr>
          <w:rFonts w:ascii="Times New Roman" w:hAnsi="Times New Roman"/>
          <w:color w:val="000000"/>
          <w:sz w:val="24"/>
          <w:szCs w:val="22"/>
          <w:lang w:val="en-GB" w:eastAsia="en-GB"/>
        </w:rPr>
        <w:t xml:space="preserve">provide </w:t>
      </w:r>
      <w:r w:rsidRPr="002A330A">
        <w:rPr>
          <w:rFonts w:ascii="Times New Roman" w:hAnsi="Times New Roman"/>
          <w:color w:val="000000"/>
          <w:sz w:val="24"/>
          <w:szCs w:val="22"/>
          <w:lang w:val="en-GB" w:eastAsia="en-GB"/>
        </w:rPr>
        <w:t>advisories to sector stakeholders</w:t>
      </w:r>
      <w:r w:rsidRPr="002A330A">
        <w:rPr>
          <w:rFonts w:ascii="Times New Roman" w:hAnsi="Times New Roman"/>
          <w:sz w:val="24"/>
          <w:szCs w:val="24"/>
        </w:rPr>
        <w:t xml:space="preserve"> in Agriculture includ</w:t>
      </w:r>
      <w:r w:rsidR="00D67180">
        <w:rPr>
          <w:rFonts w:ascii="Times New Roman" w:hAnsi="Times New Roman"/>
          <w:sz w:val="24"/>
          <w:szCs w:val="24"/>
        </w:rPr>
        <w:t>ing</w:t>
      </w:r>
      <w:r w:rsidRPr="002A330A">
        <w:rPr>
          <w:rFonts w:ascii="Times New Roman" w:hAnsi="Times New Roman"/>
          <w:sz w:val="24"/>
          <w:szCs w:val="24"/>
        </w:rPr>
        <w:t xml:space="preserve"> farmers, F</w:t>
      </w:r>
      <w:r w:rsidR="00E5357E">
        <w:rPr>
          <w:rFonts w:ascii="Times New Roman" w:hAnsi="Times New Roman"/>
          <w:sz w:val="24"/>
          <w:szCs w:val="24"/>
        </w:rPr>
        <w:t xml:space="preserve">armers’ Associations and </w:t>
      </w:r>
      <w:r w:rsidR="007C277C">
        <w:rPr>
          <w:rFonts w:ascii="Times New Roman" w:hAnsi="Times New Roman"/>
          <w:sz w:val="24"/>
          <w:szCs w:val="24"/>
        </w:rPr>
        <w:t>e</w:t>
      </w:r>
      <w:r w:rsidRPr="002A330A">
        <w:rPr>
          <w:rFonts w:ascii="Times New Roman" w:hAnsi="Times New Roman"/>
          <w:sz w:val="24"/>
          <w:szCs w:val="24"/>
        </w:rPr>
        <w:t>xtension workers</w:t>
      </w:r>
      <w:r w:rsidR="00B80EA7">
        <w:rPr>
          <w:rFonts w:ascii="Times New Roman" w:hAnsi="Times New Roman"/>
          <w:sz w:val="24"/>
          <w:szCs w:val="24"/>
        </w:rPr>
        <w:t xml:space="preserve"> </w:t>
      </w:r>
      <w:r w:rsidR="00687AAE">
        <w:rPr>
          <w:rFonts w:ascii="Times New Roman" w:hAnsi="Times New Roman"/>
          <w:sz w:val="24"/>
          <w:szCs w:val="24"/>
        </w:rPr>
        <w:t xml:space="preserve">through </w:t>
      </w:r>
      <w:r w:rsidR="00791C90">
        <w:rPr>
          <w:rFonts w:ascii="Times New Roman" w:hAnsi="Times New Roman"/>
          <w:sz w:val="24"/>
          <w:szCs w:val="24"/>
        </w:rPr>
        <w:t>the use of a live map</w:t>
      </w:r>
      <w:r w:rsidR="00E5357E">
        <w:rPr>
          <w:rFonts w:ascii="Times New Roman" w:hAnsi="Times New Roman"/>
          <w:sz w:val="24"/>
          <w:szCs w:val="24"/>
        </w:rPr>
        <w:t xml:space="preserve">. The </w:t>
      </w:r>
      <w:r w:rsidRPr="002A330A">
        <w:rPr>
          <w:rFonts w:ascii="Times New Roman" w:hAnsi="Times New Roman"/>
          <w:sz w:val="24"/>
          <w:szCs w:val="24"/>
        </w:rPr>
        <w:t>other sectors to which the system can easily be extended i</w:t>
      </w:r>
      <w:r w:rsidR="00E5357E">
        <w:rPr>
          <w:rFonts w:ascii="Times New Roman" w:hAnsi="Times New Roman"/>
          <w:sz w:val="24"/>
          <w:szCs w:val="24"/>
        </w:rPr>
        <w:t>nclude</w:t>
      </w:r>
      <w:r w:rsidRPr="002A330A">
        <w:rPr>
          <w:rFonts w:ascii="Times New Roman" w:hAnsi="Times New Roman"/>
          <w:sz w:val="24"/>
          <w:szCs w:val="24"/>
        </w:rPr>
        <w:t xml:space="preserve">; Construction </w:t>
      </w:r>
      <w:r w:rsidR="00E5357E">
        <w:rPr>
          <w:rFonts w:ascii="Times New Roman" w:hAnsi="Times New Roman"/>
          <w:sz w:val="24"/>
          <w:szCs w:val="24"/>
        </w:rPr>
        <w:t>and Disaster Management sectors</w:t>
      </w:r>
      <w:r w:rsidRPr="002A330A">
        <w:rPr>
          <w:rFonts w:ascii="Times New Roman" w:hAnsi="Times New Roman"/>
          <w:color w:val="000000"/>
          <w:sz w:val="24"/>
          <w:szCs w:val="22"/>
          <w:lang w:val="en-GB" w:eastAsia="en-GB"/>
        </w:rPr>
        <w:t xml:space="preserve"> </w:t>
      </w:r>
      <w:r w:rsidR="00DC2769">
        <w:rPr>
          <w:rFonts w:ascii="Times New Roman" w:hAnsi="Times New Roman"/>
          <w:color w:val="000000"/>
          <w:sz w:val="24"/>
          <w:szCs w:val="22"/>
          <w:lang w:val="en-GB" w:eastAsia="en-GB"/>
        </w:rPr>
        <w:t>together with the</w:t>
      </w:r>
      <w:r w:rsidRPr="002A330A">
        <w:rPr>
          <w:rFonts w:ascii="Times New Roman" w:hAnsi="Times New Roman"/>
          <w:color w:val="000000"/>
          <w:sz w:val="24"/>
          <w:szCs w:val="22"/>
          <w:lang w:val="en-GB" w:eastAsia="en-GB"/>
        </w:rPr>
        <w:t xml:space="preserve"> interested general public</w:t>
      </w:r>
      <w:r w:rsidR="00DC2769">
        <w:rPr>
          <w:rFonts w:ascii="Times New Roman" w:hAnsi="Times New Roman"/>
          <w:color w:val="000000"/>
          <w:sz w:val="24"/>
          <w:szCs w:val="22"/>
          <w:lang w:val="en-GB" w:eastAsia="en-GB"/>
        </w:rPr>
        <w:t>.</w:t>
      </w:r>
    </w:p>
    <w:p w14:paraId="1187536E" w14:textId="151F7614" w:rsidR="00BD6A08" w:rsidRPr="002A330A" w:rsidRDefault="00D67180" w:rsidP="002A330A">
      <w:pPr>
        <w:pStyle w:val="R-Normal"/>
        <w:spacing w:line="360" w:lineRule="auto"/>
        <w:jc w:val="both"/>
        <w:rPr>
          <w:rFonts w:ascii="Times New Roman" w:hAnsi="Times New Roman"/>
          <w:color w:val="000000"/>
          <w:sz w:val="24"/>
          <w:szCs w:val="22"/>
          <w:lang w:val="en-GB" w:eastAsia="en-GB"/>
        </w:rPr>
      </w:pPr>
      <w:r>
        <w:rPr>
          <w:rFonts w:ascii="Times New Roman" w:hAnsi="Times New Roman"/>
          <w:color w:val="000000"/>
          <w:sz w:val="24"/>
          <w:szCs w:val="22"/>
          <w:lang w:val="en-GB" w:eastAsia="en-GB"/>
        </w:rPr>
        <w:t>Besides the end users</w:t>
      </w:r>
      <w:r w:rsidR="001B3118">
        <w:rPr>
          <w:rFonts w:ascii="Times New Roman" w:hAnsi="Times New Roman"/>
          <w:color w:val="000000"/>
          <w:sz w:val="24"/>
          <w:szCs w:val="22"/>
          <w:lang w:val="en-GB" w:eastAsia="en-GB"/>
        </w:rPr>
        <w:t xml:space="preserve"> that shall need this document to keep track of whether requirements are met and consistent</w:t>
      </w:r>
      <w:r w:rsidR="009C3AD3">
        <w:rPr>
          <w:rFonts w:ascii="Times New Roman" w:hAnsi="Times New Roman"/>
          <w:color w:val="000000"/>
          <w:sz w:val="24"/>
          <w:szCs w:val="22"/>
          <w:lang w:val="en-GB" w:eastAsia="en-GB"/>
        </w:rPr>
        <w:t xml:space="preserve">, </w:t>
      </w:r>
      <w:r w:rsidR="009C3AD3" w:rsidRPr="002A330A">
        <w:rPr>
          <w:rFonts w:ascii="Times New Roman" w:hAnsi="Times New Roman"/>
          <w:color w:val="000000"/>
          <w:sz w:val="24"/>
          <w:szCs w:val="22"/>
          <w:lang w:val="en-GB" w:eastAsia="en-GB"/>
        </w:rPr>
        <w:t>this</w:t>
      </w:r>
      <w:r w:rsidR="00BD6A08" w:rsidRPr="002A330A">
        <w:rPr>
          <w:rFonts w:ascii="Times New Roman" w:hAnsi="Times New Roman"/>
          <w:color w:val="000000"/>
          <w:sz w:val="24"/>
          <w:szCs w:val="22"/>
          <w:lang w:val="en-GB" w:eastAsia="en-GB"/>
        </w:rPr>
        <w:t xml:space="preserve"> document is</w:t>
      </w:r>
      <w:r>
        <w:rPr>
          <w:rFonts w:ascii="Times New Roman" w:hAnsi="Times New Roman"/>
          <w:color w:val="000000"/>
          <w:sz w:val="24"/>
          <w:szCs w:val="22"/>
          <w:lang w:val="en-GB" w:eastAsia="en-GB"/>
        </w:rPr>
        <w:t xml:space="preserve"> also</w:t>
      </w:r>
      <w:r w:rsidR="00BD6A08" w:rsidRPr="002A330A">
        <w:rPr>
          <w:rFonts w:ascii="Times New Roman" w:hAnsi="Times New Roman"/>
          <w:color w:val="000000"/>
          <w:sz w:val="24"/>
          <w:szCs w:val="22"/>
          <w:lang w:val="en-GB" w:eastAsia="en-GB"/>
        </w:rPr>
        <w:t xml:space="preserve"> intended for </w:t>
      </w:r>
      <w:r w:rsidR="00F814A6">
        <w:rPr>
          <w:rFonts w:ascii="Times New Roman" w:hAnsi="Times New Roman"/>
          <w:color w:val="000000"/>
          <w:sz w:val="24"/>
          <w:szCs w:val="22"/>
          <w:lang w:val="en-GB" w:eastAsia="en-GB"/>
        </w:rPr>
        <w:t xml:space="preserve">use by </w:t>
      </w:r>
      <w:r w:rsidR="00BD6A08" w:rsidRPr="002A330A">
        <w:rPr>
          <w:rFonts w:ascii="Times New Roman" w:hAnsi="Times New Roman"/>
          <w:color w:val="000000"/>
          <w:sz w:val="24"/>
          <w:szCs w:val="22"/>
          <w:lang w:val="en-GB" w:eastAsia="en-GB"/>
        </w:rPr>
        <w:t xml:space="preserve">the </w:t>
      </w:r>
      <w:r w:rsidR="009C3AD3" w:rsidRPr="002A330A">
        <w:rPr>
          <w:rFonts w:ascii="Times New Roman" w:hAnsi="Times New Roman"/>
          <w:color w:val="000000"/>
          <w:sz w:val="24"/>
          <w:szCs w:val="22"/>
          <w:lang w:val="en-GB" w:eastAsia="en-GB"/>
        </w:rPr>
        <w:t>programmers</w:t>
      </w:r>
      <w:r w:rsidR="00BD6A08" w:rsidRPr="002A330A">
        <w:rPr>
          <w:rFonts w:ascii="Times New Roman" w:hAnsi="Times New Roman"/>
          <w:color w:val="000000"/>
          <w:sz w:val="24"/>
          <w:szCs w:val="22"/>
          <w:lang w:val="en-GB" w:eastAsia="en-GB"/>
        </w:rPr>
        <w:t xml:space="preserve"> </w:t>
      </w:r>
      <w:r w:rsidR="00B80EA7">
        <w:rPr>
          <w:rFonts w:ascii="Times New Roman" w:hAnsi="Times New Roman"/>
          <w:color w:val="000000"/>
          <w:sz w:val="24"/>
          <w:szCs w:val="22"/>
          <w:lang w:val="en-GB" w:eastAsia="en-GB"/>
        </w:rPr>
        <w:t>under</w:t>
      </w:r>
      <w:r>
        <w:rPr>
          <w:rFonts w:ascii="Times New Roman" w:hAnsi="Times New Roman"/>
          <w:color w:val="000000"/>
          <w:sz w:val="24"/>
          <w:szCs w:val="22"/>
          <w:lang w:val="en-GB" w:eastAsia="en-GB"/>
        </w:rPr>
        <w:t xml:space="preserve"> the</w:t>
      </w:r>
      <w:r w:rsidR="00B80EA7">
        <w:rPr>
          <w:rFonts w:ascii="Times New Roman" w:hAnsi="Times New Roman"/>
          <w:color w:val="000000"/>
          <w:sz w:val="24"/>
          <w:szCs w:val="22"/>
          <w:lang w:val="en-GB" w:eastAsia="en-GB"/>
        </w:rPr>
        <w:t xml:space="preserve"> WIMEA-ICT </w:t>
      </w:r>
      <w:r>
        <w:rPr>
          <w:rFonts w:ascii="Times New Roman" w:hAnsi="Times New Roman"/>
          <w:color w:val="000000"/>
          <w:sz w:val="24"/>
          <w:szCs w:val="22"/>
          <w:lang w:val="en-GB" w:eastAsia="en-GB"/>
        </w:rPr>
        <w:t>project</w:t>
      </w:r>
      <w:r w:rsidR="00BD6A08" w:rsidRPr="002A330A">
        <w:rPr>
          <w:rFonts w:ascii="Times New Roman" w:hAnsi="Times New Roman"/>
          <w:color w:val="000000"/>
          <w:sz w:val="24"/>
          <w:szCs w:val="22"/>
          <w:lang w:val="en-GB" w:eastAsia="en-GB"/>
        </w:rPr>
        <w:t>,</w:t>
      </w:r>
      <w:r w:rsidRPr="002A330A" w:rsidDel="00D67180">
        <w:rPr>
          <w:rFonts w:ascii="Times New Roman" w:hAnsi="Times New Roman"/>
          <w:color w:val="000000"/>
          <w:sz w:val="24"/>
          <w:szCs w:val="22"/>
          <w:lang w:val="en-GB" w:eastAsia="en-GB"/>
        </w:rPr>
        <w:t xml:space="preserve"> </w:t>
      </w:r>
      <w:r w:rsidR="009C3AD3" w:rsidRPr="002A330A">
        <w:rPr>
          <w:rFonts w:ascii="Times New Roman" w:hAnsi="Times New Roman"/>
          <w:color w:val="000000"/>
          <w:sz w:val="24"/>
          <w:szCs w:val="22"/>
          <w:lang w:val="en-GB" w:eastAsia="en-GB"/>
        </w:rPr>
        <w:t>equally</w:t>
      </w:r>
      <w:r w:rsidR="00BD6A08" w:rsidRPr="002A330A">
        <w:rPr>
          <w:rFonts w:ascii="Times New Roman" w:hAnsi="Times New Roman"/>
          <w:color w:val="000000"/>
          <w:sz w:val="24"/>
          <w:szCs w:val="22"/>
          <w:lang w:val="en-GB" w:eastAsia="en-GB"/>
        </w:rPr>
        <w:t>, this</w:t>
      </w:r>
      <w:r w:rsidR="00A80C59" w:rsidRPr="002A330A">
        <w:rPr>
          <w:rFonts w:ascii="Times New Roman" w:hAnsi="Times New Roman"/>
          <w:color w:val="000000"/>
          <w:sz w:val="24"/>
          <w:szCs w:val="22"/>
          <w:lang w:val="en-GB" w:eastAsia="en-GB"/>
        </w:rPr>
        <w:t xml:space="preserve"> particular document could be used by</w:t>
      </w:r>
      <w:r w:rsidR="00BD6A08" w:rsidRPr="002A330A">
        <w:rPr>
          <w:rFonts w:ascii="Times New Roman" w:hAnsi="Times New Roman"/>
          <w:color w:val="000000"/>
          <w:sz w:val="24"/>
          <w:szCs w:val="22"/>
          <w:lang w:val="en-GB" w:eastAsia="en-GB"/>
        </w:rPr>
        <w:t xml:space="preserve"> designers w</w:t>
      </w:r>
      <w:r w:rsidR="00645BE2">
        <w:rPr>
          <w:rFonts w:ascii="Times New Roman" w:hAnsi="Times New Roman"/>
          <w:color w:val="000000"/>
          <w:sz w:val="24"/>
          <w:szCs w:val="22"/>
          <w:lang w:val="en-GB" w:eastAsia="en-GB"/>
        </w:rPr>
        <w:t xml:space="preserve">ho try to upgrade or modify the </w:t>
      </w:r>
      <w:r w:rsidR="00BD6A08" w:rsidRPr="002A330A">
        <w:rPr>
          <w:rFonts w:ascii="Times New Roman" w:hAnsi="Times New Roman"/>
          <w:color w:val="000000"/>
          <w:sz w:val="24"/>
          <w:szCs w:val="22"/>
          <w:lang w:val="en-GB" w:eastAsia="en-GB"/>
        </w:rPr>
        <w:t xml:space="preserve">design of the </w:t>
      </w:r>
      <w:r w:rsidR="00C873BD" w:rsidRPr="002A330A">
        <w:rPr>
          <w:rFonts w:ascii="Times New Roman" w:hAnsi="Times New Roman"/>
          <w:color w:val="000000"/>
          <w:sz w:val="24"/>
          <w:szCs w:val="22"/>
          <w:lang w:val="en-GB" w:eastAsia="en-GB"/>
        </w:rPr>
        <w:t>WIDS</w:t>
      </w:r>
      <w:r w:rsidR="00BD6A08" w:rsidRPr="002A330A">
        <w:rPr>
          <w:rFonts w:ascii="Times New Roman" w:hAnsi="Times New Roman"/>
          <w:color w:val="000000"/>
          <w:sz w:val="24"/>
          <w:szCs w:val="22"/>
          <w:lang w:val="en-GB" w:eastAsia="en-GB"/>
        </w:rPr>
        <w:t>.</w:t>
      </w:r>
    </w:p>
    <w:p w14:paraId="0F9869B2" w14:textId="5AD29366" w:rsidR="00D85E30" w:rsidRDefault="00C873BD" w:rsidP="007975B2">
      <w:pPr>
        <w:pStyle w:val="R-Normal"/>
        <w:spacing w:line="360" w:lineRule="auto"/>
        <w:jc w:val="both"/>
        <w:rPr>
          <w:rFonts w:ascii="Times New Roman" w:hAnsi="Times New Roman"/>
          <w:szCs w:val="22"/>
        </w:rPr>
      </w:pPr>
      <w:r w:rsidRPr="002A330A">
        <w:rPr>
          <w:rFonts w:ascii="Times New Roman" w:hAnsi="Times New Roman"/>
          <w:color w:val="000000"/>
          <w:sz w:val="24"/>
          <w:szCs w:val="22"/>
          <w:lang w:val="en-GB" w:eastAsia="en-GB"/>
        </w:rPr>
        <w:t xml:space="preserve">Lastly, this document is also intended for use by </w:t>
      </w:r>
      <w:r w:rsidR="00FF7850" w:rsidRPr="002A330A">
        <w:rPr>
          <w:rFonts w:ascii="Times New Roman" w:hAnsi="Times New Roman"/>
          <w:color w:val="000000"/>
          <w:sz w:val="24"/>
          <w:szCs w:val="22"/>
          <w:lang w:val="en-GB" w:eastAsia="en-GB"/>
        </w:rPr>
        <w:t>other</w:t>
      </w:r>
      <w:r w:rsidRPr="002A330A">
        <w:rPr>
          <w:rFonts w:ascii="Times New Roman" w:hAnsi="Times New Roman"/>
          <w:color w:val="000000"/>
          <w:sz w:val="24"/>
          <w:szCs w:val="22"/>
          <w:lang w:val="en-GB" w:eastAsia="en-GB"/>
        </w:rPr>
        <w:t xml:space="preserve"> audience that include;</w:t>
      </w:r>
      <w:r w:rsidR="00594E21" w:rsidRPr="002A330A">
        <w:rPr>
          <w:rFonts w:ascii="Times New Roman" w:hAnsi="Times New Roman"/>
          <w:color w:val="000000"/>
          <w:sz w:val="24"/>
          <w:szCs w:val="22"/>
          <w:lang w:val="en-GB" w:eastAsia="en-GB"/>
        </w:rPr>
        <w:t xml:space="preserve"> Project Manager that needs to </w:t>
      </w:r>
      <w:r w:rsidR="00B311D4" w:rsidRPr="002A330A">
        <w:rPr>
          <w:rFonts w:ascii="Times New Roman" w:hAnsi="Times New Roman"/>
          <w:color w:val="000000"/>
          <w:sz w:val="24"/>
          <w:szCs w:val="22"/>
          <w:lang w:val="en-GB" w:eastAsia="en-GB"/>
        </w:rPr>
        <w:t xml:space="preserve">coordinate and </w:t>
      </w:r>
      <w:r w:rsidR="00594E21" w:rsidRPr="002A330A">
        <w:rPr>
          <w:rFonts w:ascii="Times New Roman" w:hAnsi="Times New Roman"/>
          <w:color w:val="000000"/>
          <w:sz w:val="24"/>
          <w:szCs w:val="22"/>
          <w:lang w:val="en-GB" w:eastAsia="en-GB"/>
        </w:rPr>
        <w:t>monitor the progress</w:t>
      </w:r>
      <w:r w:rsidR="00B311D4" w:rsidRPr="002A330A">
        <w:rPr>
          <w:rFonts w:ascii="Times New Roman" w:hAnsi="Times New Roman"/>
          <w:color w:val="000000"/>
          <w:sz w:val="24"/>
          <w:szCs w:val="22"/>
          <w:lang w:val="en-GB" w:eastAsia="en-GB"/>
        </w:rPr>
        <w:t xml:space="preserve"> of t</w:t>
      </w:r>
      <w:r w:rsidR="007975B2">
        <w:rPr>
          <w:rFonts w:ascii="Times New Roman" w:hAnsi="Times New Roman"/>
          <w:color w:val="000000"/>
          <w:sz w:val="24"/>
          <w:szCs w:val="22"/>
          <w:lang w:val="en-GB" w:eastAsia="en-GB"/>
        </w:rPr>
        <w:t xml:space="preserve">he software development process, </w:t>
      </w:r>
      <w:r w:rsidR="00594E21" w:rsidRPr="002A330A">
        <w:rPr>
          <w:rFonts w:ascii="Times New Roman" w:hAnsi="Times New Roman"/>
          <w:color w:val="000000"/>
          <w:sz w:val="24"/>
          <w:szCs w:val="22"/>
          <w:lang w:val="en-GB" w:eastAsia="en-GB"/>
        </w:rPr>
        <w:t>Project Testers that shall test the system whether the implemen</w:t>
      </w:r>
      <w:r w:rsidR="007975B2">
        <w:rPr>
          <w:rFonts w:ascii="Times New Roman" w:hAnsi="Times New Roman"/>
          <w:color w:val="000000"/>
          <w:sz w:val="24"/>
          <w:szCs w:val="22"/>
          <w:lang w:val="en-GB" w:eastAsia="en-GB"/>
        </w:rPr>
        <w:t xml:space="preserve">tation meets the specifications and </w:t>
      </w:r>
      <w:r w:rsidR="00594E21" w:rsidRPr="002A330A">
        <w:rPr>
          <w:rFonts w:ascii="Times New Roman" w:hAnsi="Times New Roman"/>
          <w:color w:val="000000"/>
          <w:sz w:val="24"/>
          <w:szCs w:val="22"/>
          <w:lang w:val="en-GB" w:eastAsia="en-GB"/>
        </w:rPr>
        <w:t>Project Stakeholders that include; UNMA and the WIMEA-ICT project team</w:t>
      </w:r>
      <w:r w:rsidR="007C277C">
        <w:rPr>
          <w:rFonts w:ascii="Times New Roman" w:hAnsi="Times New Roman"/>
          <w:color w:val="000000"/>
          <w:sz w:val="24"/>
          <w:szCs w:val="22"/>
          <w:lang w:val="en-GB" w:eastAsia="en-GB"/>
        </w:rPr>
        <w:t>.</w:t>
      </w:r>
      <w:r w:rsidR="00594E21" w:rsidRPr="002A330A">
        <w:rPr>
          <w:rFonts w:ascii="Times New Roman" w:hAnsi="Times New Roman"/>
          <w:color w:val="000000"/>
          <w:sz w:val="24"/>
          <w:szCs w:val="22"/>
          <w:lang w:val="en-GB" w:eastAsia="en-GB"/>
        </w:rPr>
        <w:t xml:space="preserve"> </w:t>
      </w:r>
    </w:p>
    <w:p w14:paraId="651B971F" w14:textId="77777777" w:rsidR="00AC3F4D" w:rsidRPr="002A330A" w:rsidRDefault="00AC3F4D" w:rsidP="007975B2">
      <w:pPr>
        <w:pStyle w:val="R-Normal"/>
        <w:spacing w:line="360" w:lineRule="auto"/>
        <w:jc w:val="both"/>
        <w:rPr>
          <w:rFonts w:ascii="Times New Roman" w:hAnsi="Times New Roman"/>
          <w:color w:val="000000"/>
          <w:sz w:val="24"/>
          <w:szCs w:val="22"/>
          <w:lang w:val="en-GB" w:eastAsia="en-GB"/>
        </w:rPr>
      </w:pPr>
    </w:p>
    <w:p w14:paraId="6E8168B6" w14:textId="77777777" w:rsidR="008C2F5B" w:rsidRPr="002A330A" w:rsidRDefault="0026760F" w:rsidP="002A330A">
      <w:pPr>
        <w:pStyle w:val="Heading2"/>
        <w:spacing w:line="360" w:lineRule="auto"/>
        <w:ind w:left="887" w:hanging="542"/>
        <w:jc w:val="both"/>
        <w:rPr>
          <w:rFonts w:ascii="Times New Roman" w:hAnsi="Times New Roman" w:cs="Times New Roman"/>
          <w:sz w:val="28"/>
          <w:szCs w:val="28"/>
        </w:rPr>
      </w:pPr>
      <w:bookmarkStart w:id="3" w:name="_Toc509850856"/>
      <w:r w:rsidRPr="002A330A">
        <w:rPr>
          <w:rFonts w:ascii="Times New Roman" w:hAnsi="Times New Roman" w:cs="Times New Roman"/>
          <w:sz w:val="28"/>
          <w:szCs w:val="28"/>
        </w:rPr>
        <w:lastRenderedPageBreak/>
        <w:t>Scope</w:t>
      </w:r>
      <w:r w:rsidR="00594E21" w:rsidRPr="002A330A">
        <w:rPr>
          <w:rFonts w:ascii="Times New Roman" w:hAnsi="Times New Roman" w:cs="Times New Roman"/>
          <w:sz w:val="28"/>
          <w:szCs w:val="28"/>
        </w:rPr>
        <w:t>.</w:t>
      </w:r>
      <w:bookmarkEnd w:id="3"/>
      <w:r w:rsidRPr="002A330A">
        <w:rPr>
          <w:rFonts w:ascii="Times New Roman" w:eastAsia="Times New Roman" w:hAnsi="Times New Roman" w:cs="Times New Roman"/>
          <w:b w:val="0"/>
          <w:sz w:val="28"/>
          <w:szCs w:val="28"/>
        </w:rPr>
        <w:t xml:space="preserve"> </w:t>
      </w:r>
    </w:p>
    <w:p w14:paraId="0EFB372E" w14:textId="04D3B90B" w:rsidR="00235318" w:rsidRDefault="00B31AA0" w:rsidP="002A330A">
      <w:pPr>
        <w:pStyle w:val="R-Normal"/>
        <w:spacing w:line="360" w:lineRule="auto"/>
        <w:jc w:val="both"/>
        <w:rPr>
          <w:rFonts w:ascii="Times New Roman" w:hAnsi="Times New Roman"/>
          <w:sz w:val="24"/>
          <w:szCs w:val="24"/>
        </w:rPr>
      </w:pPr>
      <w:r w:rsidRPr="002A330A">
        <w:rPr>
          <w:rFonts w:ascii="Times New Roman" w:hAnsi="Times New Roman"/>
          <w:sz w:val="24"/>
          <w:szCs w:val="24"/>
        </w:rPr>
        <w:t>The W</w:t>
      </w:r>
      <w:r w:rsidR="00B17BE3" w:rsidRPr="002A330A">
        <w:rPr>
          <w:rFonts w:ascii="Times New Roman" w:hAnsi="Times New Roman"/>
          <w:sz w:val="24"/>
          <w:szCs w:val="24"/>
        </w:rPr>
        <w:t>eather Information Dissemination System</w:t>
      </w:r>
      <w:r w:rsidR="005F778E" w:rsidRPr="002A330A">
        <w:rPr>
          <w:rFonts w:ascii="Times New Roman" w:hAnsi="Times New Roman"/>
          <w:sz w:val="24"/>
          <w:szCs w:val="24"/>
        </w:rPr>
        <w:t xml:space="preserve"> </w:t>
      </w:r>
      <w:r w:rsidR="00D67180">
        <w:rPr>
          <w:rFonts w:ascii="Times New Roman" w:hAnsi="Times New Roman"/>
          <w:sz w:val="24"/>
          <w:szCs w:val="24"/>
        </w:rPr>
        <w:t>shall be</w:t>
      </w:r>
      <w:r w:rsidR="00D67180" w:rsidRPr="002A330A">
        <w:rPr>
          <w:rFonts w:ascii="Times New Roman" w:hAnsi="Times New Roman"/>
          <w:sz w:val="24"/>
          <w:szCs w:val="24"/>
        </w:rPr>
        <w:t xml:space="preserve"> </w:t>
      </w:r>
      <w:r w:rsidR="005F778E" w:rsidRPr="002A330A">
        <w:rPr>
          <w:rFonts w:ascii="Times New Roman" w:hAnsi="Times New Roman"/>
          <w:sz w:val="24"/>
          <w:szCs w:val="24"/>
        </w:rPr>
        <w:t xml:space="preserve">a web based system intended to automate the weather </w:t>
      </w:r>
      <w:r w:rsidR="00235318">
        <w:rPr>
          <w:rFonts w:ascii="Times New Roman" w:hAnsi="Times New Roman"/>
          <w:sz w:val="24"/>
          <w:szCs w:val="24"/>
        </w:rPr>
        <w:t>dissemination process at UNMA</w:t>
      </w:r>
      <w:r w:rsidR="005F778E" w:rsidRPr="002A330A">
        <w:rPr>
          <w:rFonts w:ascii="Times New Roman" w:hAnsi="Times New Roman"/>
          <w:sz w:val="24"/>
          <w:szCs w:val="24"/>
        </w:rPr>
        <w:t>.</w:t>
      </w:r>
      <w:r w:rsidR="00C05FD9" w:rsidRPr="002A330A">
        <w:rPr>
          <w:rFonts w:ascii="Times New Roman" w:hAnsi="Times New Roman"/>
          <w:sz w:val="24"/>
          <w:szCs w:val="24"/>
        </w:rPr>
        <w:t xml:space="preserve"> </w:t>
      </w:r>
    </w:p>
    <w:p w14:paraId="759AEFE5" w14:textId="002FD5A0" w:rsidR="00C05FD9" w:rsidRPr="002A330A" w:rsidRDefault="00DC10A2" w:rsidP="002A330A">
      <w:pPr>
        <w:pStyle w:val="R-Normal"/>
        <w:spacing w:line="360" w:lineRule="auto"/>
        <w:jc w:val="both"/>
        <w:rPr>
          <w:rFonts w:ascii="Times New Roman" w:hAnsi="Times New Roman"/>
          <w:sz w:val="24"/>
          <w:szCs w:val="24"/>
        </w:rPr>
      </w:pPr>
      <w:r>
        <w:rPr>
          <w:rFonts w:ascii="Times New Roman" w:hAnsi="Times New Roman"/>
          <w:sz w:val="24"/>
          <w:szCs w:val="24"/>
        </w:rPr>
        <w:t>The</w:t>
      </w:r>
      <w:r w:rsidR="0075463D">
        <w:rPr>
          <w:rFonts w:ascii="Times New Roman" w:hAnsi="Times New Roman"/>
          <w:sz w:val="24"/>
          <w:szCs w:val="24"/>
        </w:rPr>
        <w:t xml:space="preserve"> </w:t>
      </w:r>
      <w:r>
        <w:rPr>
          <w:rFonts w:ascii="Times New Roman" w:hAnsi="Times New Roman"/>
          <w:sz w:val="24"/>
          <w:szCs w:val="24"/>
        </w:rPr>
        <w:t>WIDS</w:t>
      </w:r>
      <w:r w:rsidR="0075463D" w:rsidRPr="002A330A">
        <w:rPr>
          <w:rFonts w:ascii="Times New Roman" w:hAnsi="Times New Roman"/>
          <w:sz w:val="24"/>
          <w:szCs w:val="24"/>
        </w:rPr>
        <w:t xml:space="preserve"> </w:t>
      </w:r>
      <w:r w:rsidR="00C05FD9" w:rsidRPr="002A330A">
        <w:rPr>
          <w:rFonts w:ascii="Times New Roman" w:hAnsi="Times New Roman"/>
          <w:sz w:val="24"/>
          <w:szCs w:val="24"/>
        </w:rPr>
        <w:t xml:space="preserve">shall interact with the </w:t>
      </w:r>
      <w:r w:rsidR="008F5F95">
        <w:rPr>
          <w:rFonts w:ascii="Times New Roman" w:hAnsi="Times New Roman"/>
          <w:sz w:val="24"/>
          <w:szCs w:val="24"/>
        </w:rPr>
        <w:t>Weather Research and Forecast (</w:t>
      </w:r>
      <w:r w:rsidR="00C05FD9" w:rsidRPr="002A330A">
        <w:rPr>
          <w:rFonts w:ascii="Times New Roman" w:hAnsi="Times New Roman"/>
          <w:sz w:val="24"/>
          <w:szCs w:val="24"/>
        </w:rPr>
        <w:t>WRF</w:t>
      </w:r>
      <w:r w:rsidR="008F5F95">
        <w:rPr>
          <w:rFonts w:ascii="Times New Roman" w:hAnsi="Times New Roman"/>
          <w:sz w:val="24"/>
          <w:szCs w:val="24"/>
        </w:rPr>
        <w:t>)</w:t>
      </w:r>
      <w:r w:rsidR="00C05FD9" w:rsidRPr="002A330A">
        <w:rPr>
          <w:rFonts w:ascii="Times New Roman" w:hAnsi="Times New Roman"/>
          <w:sz w:val="24"/>
          <w:szCs w:val="24"/>
        </w:rPr>
        <w:t xml:space="preserve"> model</w:t>
      </w:r>
      <w:r>
        <w:rPr>
          <w:rFonts w:ascii="Times New Roman" w:hAnsi="Times New Roman"/>
          <w:sz w:val="24"/>
          <w:szCs w:val="24"/>
        </w:rPr>
        <w:t xml:space="preserve"> </w:t>
      </w:r>
      <w:r w:rsidR="00EA01B2">
        <w:rPr>
          <w:rFonts w:ascii="Times New Roman" w:hAnsi="Times New Roman"/>
          <w:sz w:val="24"/>
          <w:szCs w:val="24"/>
        </w:rPr>
        <w:t>which carries out weather forecasting and modeling and</w:t>
      </w:r>
      <w:r>
        <w:rPr>
          <w:rFonts w:ascii="Times New Roman" w:hAnsi="Times New Roman"/>
          <w:sz w:val="24"/>
          <w:szCs w:val="24"/>
        </w:rPr>
        <w:t xml:space="preserve"> contains the </w:t>
      </w:r>
      <w:r w:rsidR="00EA01B2">
        <w:rPr>
          <w:rFonts w:ascii="Times New Roman" w:hAnsi="Times New Roman"/>
          <w:sz w:val="24"/>
          <w:szCs w:val="24"/>
        </w:rPr>
        <w:t>data that will be required by the Weather Information Dissemination System as its input.</w:t>
      </w:r>
    </w:p>
    <w:p w14:paraId="53F2260B" w14:textId="236D0BC0" w:rsidR="005F778E" w:rsidRPr="002A330A" w:rsidRDefault="005F778E" w:rsidP="002A330A">
      <w:pPr>
        <w:pStyle w:val="R-Normal"/>
        <w:spacing w:line="360" w:lineRule="auto"/>
        <w:jc w:val="both"/>
        <w:rPr>
          <w:rFonts w:ascii="Times New Roman" w:hAnsi="Times New Roman"/>
          <w:sz w:val="24"/>
          <w:szCs w:val="24"/>
        </w:rPr>
      </w:pPr>
      <w:r w:rsidRPr="002A330A">
        <w:rPr>
          <w:rFonts w:ascii="Times New Roman" w:hAnsi="Times New Roman"/>
          <w:sz w:val="24"/>
          <w:szCs w:val="24"/>
        </w:rPr>
        <w:t xml:space="preserve">The </w:t>
      </w:r>
      <w:r w:rsidR="00547843" w:rsidRPr="002A330A">
        <w:rPr>
          <w:rFonts w:ascii="Times New Roman" w:hAnsi="Times New Roman"/>
          <w:sz w:val="24"/>
          <w:szCs w:val="24"/>
        </w:rPr>
        <w:t>WIDS</w:t>
      </w:r>
      <w:r w:rsidRPr="002A330A">
        <w:rPr>
          <w:rFonts w:ascii="Times New Roman" w:hAnsi="Times New Roman"/>
          <w:sz w:val="24"/>
          <w:szCs w:val="24"/>
        </w:rPr>
        <w:t xml:space="preserve"> is proposed for use in Uganda</w:t>
      </w:r>
      <w:r w:rsidR="00D35C35">
        <w:rPr>
          <w:rFonts w:ascii="Times New Roman" w:hAnsi="Times New Roman"/>
          <w:sz w:val="24"/>
          <w:szCs w:val="24"/>
        </w:rPr>
        <w:t xml:space="preserve"> </w:t>
      </w:r>
      <w:r w:rsidR="00B17BE3" w:rsidRPr="002A330A">
        <w:rPr>
          <w:rFonts w:ascii="Times New Roman" w:hAnsi="Times New Roman"/>
          <w:sz w:val="24"/>
          <w:szCs w:val="24"/>
        </w:rPr>
        <w:t xml:space="preserve">and </w:t>
      </w:r>
      <w:r w:rsidR="00EA01B2">
        <w:rPr>
          <w:rFonts w:ascii="Times New Roman" w:hAnsi="Times New Roman"/>
          <w:sz w:val="24"/>
          <w:szCs w:val="24"/>
        </w:rPr>
        <w:t xml:space="preserve">shall be </w:t>
      </w:r>
      <w:r w:rsidR="00B17BE3" w:rsidRPr="002A330A">
        <w:rPr>
          <w:rFonts w:ascii="Times New Roman" w:hAnsi="Times New Roman"/>
          <w:sz w:val="24"/>
          <w:szCs w:val="24"/>
        </w:rPr>
        <w:t>managed by</w:t>
      </w:r>
      <w:r w:rsidRPr="002A330A">
        <w:rPr>
          <w:rFonts w:ascii="Times New Roman" w:hAnsi="Times New Roman"/>
          <w:sz w:val="24"/>
          <w:szCs w:val="24"/>
        </w:rPr>
        <w:t xml:space="preserve"> Uganda National Meteorological Authority. It shall be used by stakeholders in Agriculture sector that include the farmers, F</w:t>
      </w:r>
      <w:r w:rsidR="00D84A84">
        <w:rPr>
          <w:rFonts w:ascii="Times New Roman" w:hAnsi="Times New Roman"/>
          <w:sz w:val="24"/>
          <w:szCs w:val="24"/>
        </w:rPr>
        <w:t xml:space="preserve">armers’ Associations and their </w:t>
      </w:r>
      <w:r w:rsidR="006D2F68">
        <w:rPr>
          <w:rFonts w:ascii="Times New Roman" w:hAnsi="Times New Roman"/>
          <w:sz w:val="24"/>
          <w:szCs w:val="24"/>
        </w:rPr>
        <w:t>e</w:t>
      </w:r>
      <w:r w:rsidRPr="002A330A">
        <w:rPr>
          <w:rFonts w:ascii="Times New Roman" w:hAnsi="Times New Roman"/>
          <w:sz w:val="24"/>
          <w:szCs w:val="24"/>
        </w:rPr>
        <w:t>xtension workers</w:t>
      </w:r>
      <w:r w:rsidR="00B17BE3" w:rsidRPr="002A330A">
        <w:rPr>
          <w:rFonts w:ascii="Times New Roman" w:hAnsi="Times New Roman"/>
          <w:sz w:val="24"/>
          <w:szCs w:val="24"/>
        </w:rPr>
        <w:t xml:space="preserve"> to access real time weather forecast information and advisories</w:t>
      </w:r>
      <w:r w:rsidRPr="002A330A">
        <w:rPr>
          <w:rFonts w:ascii="Times New Roman" w:hAnsi="Times New Roman"/>
          <w:sz w:val="24"/>
          <w:szCs w:val="24"/>
        </w:rPr>
        <w:t xml:space="preserve">. The other sectors to which the </w:t>
      </w:r>
      <w:r w:rsidR="00547843" w:rsidRPr="002A330A">
        <w:rPr>
          <w:rFonts w:ascii="Times New Roman" w:hAnsi="Times New Roman"/>
          <w:sz w:val="24"/>
          <w:szCs w:val="24"/>
        </w:rPr>
        <w:t>system</w:t>
      </w:r>
      <w:r w:rsidRPr="002A330A">
        <w:rPr>
          <w:rFonts w:ascii="Times New Roman" w:hAnsi="Times New Roman"/>
          <w:sz w:val="24"/>
          <w:szCs w:val="24"/>
        </w:rPr>
        <w:t xml:space="preserve"> can easily be extend</w:t>
      </w:r>
      <w:r w:rsidR="005214B7">
        <w:rPr>
          <w:rFonts w:ascii="Times New Roman" w:hAnsi="Times New Roman"/>
          <w:sz w:val="24"/>
          <w:szCs w:val="24"/>
        </w:rPr>
        <w:t xml:space="preserve">ed include; </w:t>
      </w:r>
      <w:r w:rsidRPr="002A330A">
        <w:rPr>
          <w:rFonts w:ascii="Times New Roman" w:hAnsi="Times New Roman"/>
          <w:sz w:val="24"/>
          <w:szCs w:val="24"/>
        </w:rPr>
        <w:t>Construction</w:t>
      </w:r>
      <w:r w:rsidR="007A7A25">
        <w:rPr>
          <w:rFonts w:ascii="Times New Roman" w:hAnsi="Times New Roman"/>
          <w:sz w:val="24"/>
          <w:szCs w:val="24"/>
        </w:rPr>
        <w:t xml:space="preserve">, </w:t>
      </w:r>
      <w:r w:rsidRPr="002A330A">
        <w:rPr>
          <w:rFonts w:ascii="Times New Roman" w:hAnsi="Times New Roman"/>
          <w:sz w:val="24"/>
          <w:szCs w:val="24"/>
        </w:rPr>
        <w:t>Disaster Management sectors</w:t>
      </w:r>
      <w:r w:rsidR="007A7A25">
        <w:rPr>
          <w:rFonts w:ascii="Times New Roman" w:hAnsi="Times New Roman"/>
          <w:sz w:val="24"/>
          <w:szCs w:val="24"/>
        </w:rPr>
        <w:t xml:space="preserve"> etc. </w:t>
      </w:r>
    </w:p>
    <w:p w14:paraId="0BAA4599" w14:textId="5CFE64B6" w:rsidR="0085228A" w:rsidRPr="002A330A" w:rsidRDefault="005F778E" w:rsidP="002A330A">
      <w:pPr>
        <w:pStyle w:val="R-Normal"/>
        <w:spacing w:line="360" w:lineRule="auto"/>
        <w:jc w:val="both"/>
        <w:rPr>
          <w:rFonts w:ascii="Times New Roman" w:hAnsi="Times New Roman"/>
          <w:sz w:val="24"/>
          <w:szCs w:val="24"/>
        </w:rPr>
      </w:pPr>
      <w:r w:rsidRPr="002A330A">
        <w:rPr>
          <w:rFonts w:ascii="Times New Roman" w:hAnsi="Times New Roman"/>
          <w:sz w:val="24"/>
          <w:szCs w:val="24"/>
        </w:rPr>
        <w:t xml:space="preserve">Furthermore, the </w:t>
      </w:r>
      <w:r w:rsidR="00547843" w:rsidRPr="002A330A">
        <w:rPr>
          <w:rFonts w:ascii="Times New Roman" w:hAnsi="Times New Roman"/>
          <w:sz w:val="24"/>
          <w:szCs w:val="24"/>
        </w:rPr>
        <w:t>system</w:t>
      </w:r>
      <w:r w:rsidRPr="002A330A">
        <w:rPr>
          <w:rFonts w:ascii="Times New Roman" w:hAnsi="Times New Roman"/>
          <w:sz w:val="24"/>
          <w:szCs w:val="24"/>
        </w:rPr>
        <w:t xml:space="preserve"> shall </w:t>
      </w:r>
      <w:r w:rsidR="00013A0F">
        <w:rPr>
          <w:rFonts w:ascii="Times New Roman" w:hAnsi="Times New Roman"/>
          <w:sz w:val="24"/>
          <w:szCs w:val="24"/>
        </w:rPr>
        <w:t>interface with</w:t>
      </w:r>
      <w:r w:rsidRPr="002A330A">
        <w:rPr>
          <w:rFonts w:ascii="Times New Roman" w:hAnsi="Times New Roman"/>
          <w:sz w:val="24"/>
          <w:szCs w:val="24"/>
        </w:rPr>
        <w:t xml:space="preserve"> Google map</w:t>
      </w:r>
      <w:r w:rsidR="00EA01B2">
        <w:rPr>
          <w:rFonts w:ascii="Times New Roman" w:hAnsi="Times New Roman"/>
          <w:sz w:val="24"/>
          <w:szCs w:val="24"/>
        </w:rPr>
        <w:t>s</w:t>
      </w:r>
      <w:r w:rsidRPr="002A330A">
        <w:rPr>
          <w:rFonts w:ascii="Times New Roman" w:hAnsi="Times New Roman"/>
          <w:sz w:val="24"/>
          <w:szCs w:val="24"/>
        </w:rPr>
        <w:t xml:space="preserve"> to fetch </w:t>
      </w:r>
      <w:r w:rsidR="00434CFD">
        <w:rPr>
          <w:rFonts w:ascii="Times New Roman" w:hAnsi="Times New Roman"/>
          <w:sz w:val="24"/>
          <w:szCs w:val="24"/>
        </w:rPr>
        <w:t xml:space="preserve">forecast </w:t>
      </w:r>
      <w:r w:rsidR="00547843" w:rsidRPr="002A330A">
        <w:rPr>
          <w:rFonts w:ascii="Times New Roman" w:hAnsi="Times New Roman"/>
          <w:sz w:val="24"/>
          <w:szCs w:val="24"/>
        </w:rPr>
        <w:t>data</w:t>
      </w:r>
      <w:r w:rsidR="00EA01B2">
        <w:rPr>
          <w:rFonts w:ascii="Times New Roman" w:hAnsi="Times New Roman"/>
          <w:sz w:val="24"/>
          <w:szCs w:val="24"/>
        </w:rPr>
        <w:t xml:space="preserve"> for specific locations</w:t>
      </w:r>
      <w:r w:rsidR="00547843" w:rsidRPr="002A330A">
        <w:rPr>
          <w:rFonts w:ascii="Times New Roman" w:hAnsi="Times New Roman"/>
          <w:sz w:val="24"/>
          <w:szCs w:val="24"/>
        </w:rPr>
        <w:t xml:space="preserve"> </w:t>
      </w:r>
      <w:r w:rsidR="0085228A" w:rsidRPr="002A330A">
        <w:rPr>
          <w:rFonts w:ascii="Times New Roman" w:hAnsi="Times New Roman"/>
          <w:sz w:val="24"/>
          <w:szCs w:val="24"/>
        </w:rPr>
        <w:t xml:space="preserve">and display results </w:t>
      </w:r>
      <w:r w:rsidR="00434CFD">
        <w:rPr>
          <w:rFonts w:ascii="Times New Roman" w:hAnsi="Times New Roman"/>
          <w:sz w:val="24"/>
          <w:szCs w:val="24"/>
        </w:rPr>
        <w:t xml:space="preserve">to the user. </w:t>
      </w:r>
      <w:r w:rsidR="007D017D">
        <w:rPr>
          <w:rFonts w:ascii="Times New Roman" w:hAnsi="Times New Roman"/>
          <w:sz w:val="24"/>
          <w:szCs w:val="24"/>
        </w:rPr>
        <w:t>S</w:t>
      </w:r>
      <w:r w:rsidRPr="002A330A">
        <w:rPr>
          <w:rFonts w:ascii="Times New Roman" w:hAnsi="Times New Roman"/>
          <w:sz w:val="24"/>
          <w:szCs w:val="24"/>
        </w:rPr>
        <w:t xml:space="preserve">ystem information </w:t>
      </w:r>
      <w:r w:rsidR="007D017D">
        <w:rPr>
          <w:rFonts w:ascii="Times New Roman" w:hAnsi="Times New Roman"/>
          <w:sz w:val="24"/>
          <w:szCs w:val="24"/>
        </w:rPr>
        <w:t xml:space="preserve">shall be </w:t>
      </w:r>
      <w:r w:rsidRPr="002A330A">
        <w:rPr>
          <w:rFonts w:ascii="Times New Roman" w:hAnsi="Times New Roman"/>
          <w:sz w:val="24"/>
          <w:szCs w:val="24"/>
        </w:rPr>
        <w:t xml:space="preserve">maintained in a database located on a web-server. </w:t>
      </w:r>
    </w:p>
    <w:p w14:paraId="1E3CAAA4" w14:textId="67F008C3" w:rsidR="00A0031F" w:rsidRPr="002A330A" w:rsidRDefault="00C45B34" w:rsidP="00AC3DB5">
      <w:pPr>
        <w:pStyle w:val="ListParagraph"/>
        <w:numPr>
          <w:ilvl w:val="2"/>
          <w:numId w:val="5"/>
        </w:numPr>
        <w:spacing w:line="360" w:lineRule="auto"/>
        <w:rPr>
          <w:b/>
          <w:szCs w:val="24"/>
        </w:rPr>
      </w:pPr>
      <w:r w:rsidRPr="002A330A">
        <w:rPr>
          <w:szCs w:val="24"/>
        </w:rPr>
        <w:t xml:space="preserve">Goal </w:t>
      </w:r>
      <w:r w:rsidR="00A0031F" w:rsidRPr="002A330A">
        <w:rPr>
          <w:szCs w:val="24"/>
        </w:rPr>
        <w:t xml:space="preserve">of the project. </w:t>
      </w:r>
    </w:p>
    <w:p w14:paraId="6CE3BFEE" w14:textId="51FBEC08" w:rsidR="00F264FC" w:rsidRDefault="00A0031F" w:rsidP="00F264FC">
      <w:pPr>
        <w:pStyle w:val="R-Normal"/>
        <w:spacing w:line="360" w:lineRule="auto"/>
        <w:jc w:val="both"/>
        <w:rPr>
          <w:szCs w:val="24"/>
        </w:rPr>
      </w:pPr>
      <w:r w:rsidRPr="002A330A">
        <w:rPr>
          <w:rFonts w:ascii="Times New Roman" w:hAnsi="Times New Roman"/>
          <w:sz w:val="24"/>
          <w:szCs w:val="24"/>
        </w:rPr>
        <w:t xml:space="preserve">The </w:t>
      </w:r>
      <w:r w:rsidR="00C217A9" w:rsidRPr="002A330A">
        <w:rPr>
          <w:rFonts w:ascii="Times New Roman" w:hAnsi="Times New Roman"/>
          <w:sz w:val="24"/>
          <w:szCs w:val="24"/>
        </w:rPr>
        <w:t xml:space="preserve">goal of this </w:t>
      </w:r>
      <w:r w:rsidR="004B1A7C" w:rsidRPr="002A330A">
        <w:rPr>
          <w:rFonts w:ascii="Times New Roman" w:hAnsi="Times New Roman"/>
          <w:sz w:val="24"/>
          <w:szCs w:val="24"/>
        </w:rPr>
        <w:t>project is to</w:t>
      </w:r>
      <w:r w:rsidR="00D67380" w:rsidRPr="002A330A">
        <w:rPr>
          <w:rFonts w:ascii="Times New Roman" w:hAnsi="Times New Roman"/>
          <w:sz w:val="24"/>
          <w:szCs w:val="24"/>
        </w:rPr>
        <w:t xml:space="preserve"> </w:t>
      </w:r>
      <w:r w:rsidR="007E10B0">
        <w:rPr>
          <w:rFonts w:ascii="Times New Roman" w:hAnsi="Times New Roman"/>
          <w:sz w:val="24"/>
          <w:szCs w:val="24"/>
        </w:rPr>
        <w:t xml:space="preserve">provide </w:t>
      </w:r>
      <w:r w:rsidR="004B1A7C" w:rsidRPr="002A330A">
        <w:rPr>
          <w:rFonts w:ascii="Times New Roman" w:hAnsi="Times New Roman"/>
          <w:sz w:val="24"/>
          <w:szCs w:val="24"/>
        </w:rPr>
        <w:t>a fully implemented</w:t>
      </w:r>
      <w:r w:rsidR="00C217A9" w:rsidRPr="002A330A">
        <w:rPr>
          <w:rFonts w:ascii="Times New Roman" w:hAnsi="Times New Roman"/>
          <w:sz w:val="24"/>
          <w:szCs w:val="24"/>
        </w:rPr>
        <w:t xml:space="preserve"> </w:t>
      </w:r>
      <w:r w:rsidR="004B1A7C" w:rsidRPr="002A330A">
        <w:rPr>
          <w:rFonts w:ascii="Times New Roman" w:hAnsi="Times New Roman"/>
          <w:sz w:val="24"/>
          <w:szCs w:val="24"/>
        </w:rPr>
        <w:t xml:space="preserve">and functional </w:t>
      </w:r>
      <w:r w:rsidR="00C217A9" w:rsidRPr="002A330A">
        <w:rPr>
          <w:rFonts w:ascii="Times New Roman" w:hAnsi="Times New Roman"/>
          <w:sz w:val="24"/>
          <w:szCs w:val="24"/>
        </w:rPr>
        <w:t>Weather Information Dissemination S</w:t>
      </w:r>
      <w:r w:rsidR="004B1A7C" w:rsidRPr="002A330A">
        <w:rPr>
          <w:rFonts w:ascii="Times New Roman" w:hAnsi="Times New Roman"/>
          <w:sz w:val="24"/>
          <w:szCs w:val="24"/>
        </w:rPr>
        <w:t xml:space="preserve">ystem (WIDS) that shall </w:t>
      </w:r>
      <w:r w:rsidR="00F264FC">
        <w:rPr>
          <w:rFonts w:ascii="Times New Roman" w:hAnsi="Times New Roman"/>
          <w:sz w:val="24"/>
          <w:szCs w:val="24"/>
        </w:rPr>
        <w:t>automate the weather dissemination process at UNMA.</w:t>
      </w:r>
    </w:p>
    <w:p w14:paraId="61E77A79" w14:textId="77777777" w:rsidR="001257AA" w:rsidRPr="00F264FC" w:rsidRDefault="005F778E" w:rsidP="00A504DC">
      <w:pPr>
        <w:pStyle w:val="ListParagraph"/>
        <w:numPr>
          <w:ilvl w:val="2"/>
          <w:numId w:val="5"/>
        </w:numPr>
        <w:spacing w:line="360" w:lineRule="auto"/>
        <w:rPr>
          <w:szCs w:val="24"/>
        </w:rPr>
      </w:pPr>
      <w:r w:rsidRPr="00F264FC">
        <w:rPr>
          <w:szCs w:val="24"/>
        </w:rPr>
        <w:t>Objectives</w:t>
      </w:r>
      <w:r w:rsidR="009A680D" w:rsidRPr="00F264FC">
        <w:rPr>
          <w:szCs w:val="24"/>
        </w:rPr>
        <w:t xml:space="preserve"> of the pro</w:t>
      </w:r>
      <w:r w:rsidR="00355A34" w:rsidRPr="00F264FC">
        <w:rPr>
          <w:szCs w:val="24"/>
        </w:rPr>
        <w:t>ject.</w:t>
      </w:r>
    </w:p>
    <w:p w14:paraId="085269D3" w14:textId="7F1EBE18" w:rsidR="00A12810" w:rsidRPr="00FE6ADC" w:rsidRDefault="00EB01F7" w:rsidP="00F264FC">
      <w:pPr>
        <w:tabs>
          <w:tab w:val="left" w:pos="3060"/>
        </w:tabs>
        <w:spacing w:line="360" w:lineRule="auto"/>
        <w:ind w:left="0" w:firstLine="0"/>
        <w:rPr>
          <w:u w:val="single"/>
        </w:rPr>
      </w:pPr>
      <w:r w:rsidRPr="00FE6ADC">
        <w:rPr>
          <w:u w:val="single"/>
        </w:rPr>
        <w:t>Main Objective</w:t>
      </w:r>
      <w:r w:rsidR="00A12810" w:rsidRPr="00FE6ADC">
        <w:rPr>
          <w:u w:val="single"/>
        </w:rPr>
        <w:t>:</w:t>
      </w:r>
    </w:p>
    <w:p w14:paraId="1529DB1D" w14:textId="63133D4E" w:rsidR="005D22B3" w:rsidRPr="00A504DC" w:rsidRDefault="00A12810" w:rsidP="00A504DC">
      <w:pPr>
        <w:pStyle w:val="R-Normal"/>
        <w:numPr>
          <w:ilvl w:val="0"/>
          <w:numId w:val="2"/>
        </w:numPr>
        <w:spacing w:line="360" w:lineRule="auto"/>
        <w:jc w:val="both"/>
        <w:rPr>
          <w:rFonts w:ascii="Times New Roman" w:hAnsi="Times New Roman"/>
          <w:sz w:val="24"/>
          <w:szCs w:val="24"/>
        </w:rPr>
      </w:pPr>
      <w:r w:rsidRPr="00A504DC">
        <w:rPr>
          <w:rFonts w:ascii="Times New Roman" w:hAnsi="Times New Roman"/>
          <w:sz w:val="24"/>
          <w:szCs w:val="24"/>
        </w:rPr>
        <w:t>T</w:t>
      </w:r>
      <w:r w:rsidR="00C83FCB" w:rsidRPr="00A504DC">
        <w:rPr>
          <w:rFonts w:ascii="Times New Roman" w:hAnsi="Times New Roman"/>
          <w:sz w:val="24"/>
          <w:szCs w:val="24"/>
        </w:rPr>
        <w:t>o</w:t>
      </w:r>
      <w:r w:rsidR="0022302F" w:rsidRPr="00A504DC">
        <w:rPr>
          <w:rFonts w:ascii="Times New Roman" w:hAnsi="Times New Roman"/>
          <w:sz w:val="24"/>
          <w:szCs w:val="24"/>
        </w:rPr>
        <w:t xml:space="preserve"> develop the Weather Information Dissemination System (WIDS) that is intended to automate the weather </w:t>
      </w:r>
      <w:r w:rsidR="005D22B3" w:rsidRPr="00A504DC">
        <w:rPr>
          <w:rFonts w:ascii="Times New Roman" w:hAnsi="Times New Roman"/>
          <w:sz w:val="24"/>
          <w:szCs w:val="24"/>
        </w:rPr>
        <w:t>dissemination process</w:t>
      </w:r>
      <w:r w:rsidR="005812A3" w:rsidRPr="00A504DC">
        <w:rPr>
          <w:rFonts w:ascii="Times New Roman" w:hAnsi="Times New Roman"/>
          <w:sz w:val="24"/>
          <w:szCs w:val="24"/>
        </w:rPr>
        <w:t xml:space="preserve"> at UNMA</w:t>
      </w:r>
      <w:r w:rsidR="005D22B3" w:rsidRPr="00A504DC">
        <w:rPr>
          <w:rFonts w:ascii="Times New Roman" w:hAnsi="Times New Roman"/>
          <w:sz w:val="24"/>
          <w:szCs w:val="24"/>
        </w:rPr>
        <w:t xml:space="preserve">.  </w:t>
      </w:r>
    </w:p>
    <w:p w14:paraId="266A7FDF" w14:textId="5EB85B1D" w:rsidR="00EA01B2" w:rsidRPr="005D22B3" w:rsidRDefault="00355818" w:rsidP="005D22B3">
      <w:pPr>
        <w:tabs>
          <w:tab w:val="left" w:pos="3060"/>
        </w:tabs>
        <w:spacing w:line="360" w:lineRule="auto"/>
        <w:ind w:left="0" w:firstLine="0"/>
        <w:rPr>
          <w:u w:val="single"/>
        </w:rPr>
      </w:pPr>
      <w:r w:rsidRPr="005D22B3">
        <w:rPr>
          <w:u w:val="single"/>
        </w:rPr>
        <w:t>S</w:t>
      </w:r>
      <w:r w:rsidR="002A330A" w:rsidRPr="005D22B3">
        <w:rPr>
          <w:u w:val="single"/>
        </w:rPr>
        <w:t>pecific objectives</w:t>
      </w:r>
      <w:r w:rsidRPr="005D22B3">
        <w:rPr>
          <w:u w:val="single"/>
        </w:rPr>
        <w:t>:</w:t>
      </w:r>
    </w:p>
    <w:p w14:paraId="774D8A3F" w14:textId="51FB1BFF" w:rsidR="00B938DB" w:rsidRDefault="00E566B4" w:rsidP="007301E3">
      <w:pPr>
        <w:pStyle w:val="R-Normal"/>
        <w:numPr>
          <w:ilvl w:val="0"/>
          <w:numId w:val="25"/>
        </w:numPr>
        <w:spacing w:line="360" w:lineRule="auto"/>
        <w:jc w:val="both"/>
        <w:rPr>
          <w:rFonts w:ascii="Times New Roman" w:hAnsi="Times New Roman"/>
          <w:sz w:val="24"/>
          <w:szCs w:val="24"/>
        </w:rPr>
      </w:pPr>
      <w:r w:rsidRPr="002A330A">
        <w:rPr>
          <w:rFonts w:ascii="Times New Roman" w:hAnsi="Times New Roman"/>
          <w:sz w:val="24"/>
          <w:szCs w:val="24"/>
        </w:rPr>
        <w:t xml:space="preserve">To </w:t>
      </w:r>
      <w:r w:rsidR="00B86F54">
        <w:rPr>
          <w:rFonts w:ascii="Times New Roman" w:hAnsi="Times New Roman"/>
          <w:sz w:val="24"/>
          <w:szCs w:val="24"/>
        </w:rPr>
        <w:t xml:space="preserve">provide a platform that shall enable the administrator to </w:t>
      </w:r>
      <w:r w:rsidR="00161B45">
        <w:rPr>
          <w:rFonts w:ascii="Times New Roman" w:hAnsi="Times New Roman"/>
          <w:sz w:val="24"/>
          <w:szCs w:val="24"/>
        </w:rPr>
        <w:t xml:space="preserve">send </w:t>
      </w:r>
      <w:r w:rsidR="00B938DB" w:rsidRPr="002A330A">
        <w:rPr>
          <w:rFonts w:ascii="Times New Roman" w:hAnsi="Times New Roman"/>
          <w:sz w:val="24"/>
          <w:szCs w:val="24"/>
        </w:rPr>
        <w:t>alerts of extreme weathe</w:t>
      </w:r>
      <w:r w:rsidRPr="002A330A">
        <w:rPr>
          <w:rFonts w:ascii="Times New Roman" w:hAnsi="Times New Roman"/>
          <w:sz w:val="24"/>
          <w:szCs w:val="24"/>
        </w:rPr>
        <w:t xml:space="preserve">r conditions to </w:t>
      </w:r>
      <w:r w:rsidR="007E10B0">
        <w:rPr>
          <w:rFonts w:ascii="Times New Roman" w:hAnsi="Times New Roman"/>
          <w:sz w:val="24"/>
          <w:szCs w:val="24"/>
        </w:rPr>
        <w:t xml:space="preserve">relevant </w:t>
      </w:r>
      <w:r w:rsidRPr="002A330A">
        <w:rPr>
          <w:rFonts w:ascii="Times New Roman" w:hAnsi="Times New Roman"/>
          <w:sz w:val="24"/>
          <w:szCs w:val="24"/>
        </w:rPr>
        <w:t>system users</w:t>
      </w:r>
      <w:r w:rsidR="00B938DB" w:rsidRPr="002A330A">
        <w:rPr>
          <w:rFonts w:ascii="Times New Roman" w:hAnsi="Times New Roman"/>
          <w:sz w:val="24"/>
          <w:szCs w:val="24"/>
        </w:rPr>
        <w:t>.</w:t>
      </w:r>
    </w:p>
    <w:p w14:paraId="618C3DDA" w14:textId="04013E48" w:rsidR="00EA01B2" w:rsidRPr="002A330A" w:rsidRDefault="00EA01B2" w:rsidP="007301E3">
      <w:pPr>
        <w:pStyle w:val="R-Normal"/>
        <w:numPr>
          <w:ilvl w:val="0"/>
          <w:numId w:val="25"/>
        </w:numPr>
        <w:spacing w:line="360" w:lineRule="auto"/>
        <w:jc w:val="both"/>
        <w:rPr>
          <w:rFonts w:ascii="Times New Roman" w:hAnsi="Times New Roman"/>
          <w:sz w:val="24"/>
          <w:szCs w:val="24"/>
        </w:rPr>
      </w:pPr>
      <w:r>
        <w:rPr>
          <w:rFonts w:ascii="Times New Roman" w:hAnsi="Times New Roman"/>
          <w:sz w:val="24"/>
          <w:szCs w:val="24"/>
        </w:rPr>
        <w:t xml:space="preserve">To provide real time daily, </w:t>
      </w:r>
      <w:proofErr w:type="spellStart"/>
      <w:r w:rsidR="006D2F68">
        <w:rPr>
          <w:rFonts w:ascii="Times New Roman" w:hAnsi="Times New Roman"/>
          <w:sz w:val="24"/>
          <w:szCs w:val="24"/>
        </w:rPr>
        <w:t>dekadal</w:t>
      </w:r>
      <w:proofErr w:type="spellEnd"/>
      <w:r w:rsidR="006D2F68">
        <w:rPr>
          <w:rFonts w:ascii="Times New Roman" w:hAnsi="Times New Roman"/>
          <w:sz w:val="24"/>
          <w:szCs w:val="24"/>
        </w:rPr>
        <w:t xml:space="preserve"> </w:t>
      </w:r>
      <w:r>
        <w:rPr>
          <w:rFonts w:ascii="Times New Roman" w:hAnsi="Times New Roman"/>
          <w:sz w:val="24"/>
          <w:szCs w:val="24"/>
        </w:rPr>
        <w:t>and seasonal forecasts and advisories to stakeholders</w:t>
      </w:r>
      <w:r w:rsidR="006D2F68">
        <w:rPr>
          <w:rFonts w:ascii="Times New Roman" w:hAnsi="Times New Roman"/>
          <w:sz w:val="24"/>
          <w:szCs w:val="24"/>
        </w:rPr>
        <w:t>.</w:t>
      </w:r>
    </w:p>
    <w:p w14:paraId="74BD89DF" w14:textId="42627F5C" w:rsidR="00B938DB" w:rsidRPr="002A330A" w:rsidRDefault="00E566B4" w:rsidP="007301E3">
      <w:pPr>
        <w:pStyle w:val="R-Normal"/>
        <w:numPr>
          <w:ilvl w:val="0"/>
          <w:numId w:val="25"/>
        </w:numPr>
        <w:spacing w:line="360" w:lineRule="auto"/>
        <w:jc w:val="both"/>
        <w:rPr>
          <w:rFonts w:ascii="Times New Roman" w:hAnsi="Times New Roman"/>
          <w:sz w:val="24"/>
          <w:szCs w:val="24"/>
        </w:rPr>
      </w:pPr>
      <w:r w:rsidRPr="002A330A">
        <w:rPr>
          <w:rFonts w:ascii="Times New Roman" w:hAnsi="Times New Roman"/>
          <w:sz w:val="24"/>
          <w:szCs w:val="24"/>
        </w:rPr>
        <w:t>To provide a platform for users to submit</w:t>
      </w:r>
      <w:r w:rsidR="00B938DB" w:rsidRPr="002A330A">
        <w:rPr>
          <w:rFonts w:ascii="Times New Roman" w:hAnsi="Times New Roman"/>
          <w:sz w:val="24"/>
          <w:szCs w:val="24"/>
        </w:rPr>
        <w:t xml:space="preserve"> feedback to UNMA.</w:t>
      </w:r>
    </w:p>
    <w:p w14:paraId="265F1AF0" w14:textId="0F276A29" w:rsidR="00B938DB" w:rsidRDefault="006B43E4" w:rsidP="007301E3">
      <w:pPr>
        <w:pStyle w:val="R-Normal"/>
        <w:numPr>
          <w:ilvl w:val="0"/>
          <w:numId w:val="25"/>
        </w:numPr>
        <w:spacing w:line="360" w:lineRule="auto"/>
        <w:jc w:val="both"/>
        <w:rPr>
          <w:rFonts w:ascii="Times New Roman" w:hAnsi="Times New Roman"/>
          <w:sz w:val="24"/>
          <w:szCs w:val="24"/>
        </w:rPr>
      </w:pPr>
      <w:r w:rsidRPr="002A330A">
        <w:rPr>
          <w:rFonts w:ascii="Times New Roman" w:hAnsi="Times New Roman"/>
          <w:sz w:val="24"/>
          <w:szCs w:val="24"/>
        </w:rPr>
        <w:lastRenderedPageBreak/>
        <w:t>To p</w:t>
      </w:r>
      <w:r w:rsidR="00B938DB" w:rsidRPr="002A330A">
        <w:rPr>
          <w:rFonts w:ascii="Times New Roman" w:hAnsi="Times New Roman"/>
          <w:sz w:val="24"/>
          <w:szCs w:val="24"/>
        </w:rPr>
        <w:t xml:space="preserve">rovide a platform for users to </w:t>
      </w:r>
      <w:r w:rsidR="00871BF8">
        <w:rPr>
          <w:rFonts w:ascii="Times New Roman" w:hAnsi="Times New Roman"/>
          <w:sz w:val="24"/>
          <w:szCs w:val="24"/>
        </w:rPr>
        <w:t xml:space="preserve">access and or share real time </w:t>
      </w:r>
      <w:r w:rsidR="00B938DB" w:rsidRPr="002A330A">
        <w:rPr>
          <w:rFonts w:ascii="Times New Roman" w:hAnsi="Times New Roman"/>
          <w:sz w:val="24"/>
          <w:szCs w:val="24"/>
        </w:rPr>
        <w:t>weather forecast information and advisories to other platforms like social media</w:t>
      </w:r>
      <w:r w:rsidR="007301E3">
        <w:rPr>
          <w:rFonts w:ascii="Times New Roman" w:hAnsi="Times New Roman"/>
          <w:sz w:val="24"/>
          <w:szCs w:val="24"/>
        </w:rPr>
        <w:t xml:space="preserve"> such as Facebook, twitter, </w:t>
      </w:r>
      <w:proofErr w:type="spellStart"/>
      <w:r w:rsidR="007301E3">
        <w:rPr>
          <w:rFonts w:ascii="Times New Roman" w:hAnsi="Times New Roman"/>
          <w:sz w:val="24"/>
          <w:szCs w:val="24"/>
        </w:rPr>
        <w:t>whatsapp</w:t>
      </w:r>
      <w:proofErr w:type="spellEnd"/>
      <w:r w:rsidR="007301E3">
        <w:rPr>
          <w:rFonts w:ascii="Times New Roman" w:hAnsi="Times New Roman"/>
          <w:sz w:val="24"/>
          <w:szCs w:val="24"/>
        </w:rPr>
        <w:t xml:space="preserve"> etc.</w:t>
      </w:r>
    </w:p>
    <w:p w14:paraId="662C0F90" w14:textId="77777777" w:rsidR="007B0DE6" w:rsidRPr="002A330A" w:rsidRDefault="007B0DE6" w:rsidP="007B0DE6">
      <w:pPr>
        <w:pStyle w:val="R-Normal"/>
        <w:spacing w:line="360" w:lineRule="auto"/>
        <w:ind w:left="720"/>
        <w:jc w:val="both"/>
        <w:rPr>
          <w:rFonts w:ascii="Times New Roman" w:hAnsi="Times New Roman"/>
          <w:sz w:val="24"/>
          <w:szCs w:val="24"/>
        </w:rPr>
      </w:pPr>
    </w:p>
    <w:p w14:paraId="731869FA" w14:textId="40242794" w:rsidR="005F778E" w:rsidRPr="002A330A" w:rsidRDefault="005F778E" w:rsidP="00AC3DB5">
      <w:pPr>
        <w:pStyle w:val="ListParagraph"/>
        <w:numPr>
          <w:ilvl w:val="2"/>
          <w:numId w:val="5"/>
        </w:numPr>
        <w:spacing w:line="360" w:lineRule="auto"/>
        <w:rPr>
          <w:b/>
        </w:rPr>
      </w:pPr>
      <w:r w:rsidRPr="002A330A">
        <w:t>Benefits</w:t>
      </w:r>
      <w:r w:rsidR="009A680D" w:rsidRPr="002A330A">
        <w:t xml:space="preserve"> of the project</w:t>
      </w:r>
      <w:r w:rsidR="0057181B">
        <w:t>.</w:t>
      </w:r>
    </w:p>
    <w:p w14:paraId="0AA694FC" w14:textId="77777777" w:rsidR="0063600C" w:rsidRPr="002A330A" w:rsidRDefault="0063600C" w:rsidP="002A330A">
      <w:pPr>
        <w:spacing w:line="360" w:lineRule="auto"/>
        <w:ind w:left="0" w:firstLine="0"/>
      </w:pPr>
      <w:r w:rsidRPr="002A330A">
        <w:t>Some of the benefits of the project include;</w:t>
      </w:r>
    </w:p>
    <w:p w14:paraId="33AE3016" w14:textId="35F2BBB1" w:rsidR="006A5008" w:rsidRPr="002A330A" w:rsidRDefault="00277961" w:rsidP="00AC3DB5">
      <w:pPr>
        <w:pStyle w:val="R-Normal"/>
        <w:numPr>
          <w:ilvl w:val="0"/>
          <w:numId w:val="3"/>
        </w:numPr>
        <w:spacing w:line="360" w:lineRule="auto"/>
        <w:jc w:val="both"/>
        <w:rPr>
          <w:rFonts w:ascii="Times New Roman" w:hAnsi="Times New Roman"/>
          <w:sz w:val="24"/>
          <w:szCs w:val="24"/>
        </w:rPr>
      </w:pPr>
      <w:r w:rsidRPr="002A330A">
        <w:rPr>
          <w:rFonts w:ascii="Times New Roman" w:hAnsi="Times New Roman"/>
          <w:sz w:val="24"/>
          <w:szCs w:val="24"/>
        </w:rPr>
        <w:t>Easier access to real</w:t>
      </w:r>
      <w:r w:rsidR="005F0DB5">
        <w:rPr>
          <w:rFonts w:ascii="Times New Roman" w:hAnsi="Times New Roman"/>
          <w:sz w:val="24"/>
          <w:szCs w:val="24"/>
        </w:rPr>
        <w:t>-</w:t>
      </w:r>
      <w:r w:rsidRPr="002A330A">
        <w:rPr>
          <w:rFonts w:ascii="Times New Roman" w:hAnsi="Times New Roman"/>
          <w:sz w:val="24"/>
          <w:szCs w:val="24"/>
        </w:rPr>
        <w:t>time forecast information</w:t>
      </w:r>
      <w:r w:rsidR="005F0DB5">
        <w:rPr>
          <w:rFonts w:ascii="Times New Roman" w:hAnsi="Times New Roman"/>
          <w:sz w:val="24"/>
          <w:szCs w:val="24"/>
        </w:rPr>
        <w:t xml:space="preserve"> </w:t>
      </w:r>
      <w:r w:rsidR="006A5008" w:rsidRPr="002A330A">
        <w:rPr>
          <w:rFonts w:ascii="Times New Roman" w:hAnsi="Times New Roman"/>
          <w:sz w:val="24"/>
          <w:szCs w:val="24"/>
        </w:rPr>
        <w:t>as users shall be able to access the system using their computers and mobile devices from anywhere and at any time.</w:t>
      </w:r>
    </w:p>
    <w:p w14:paraId="3C7779BC" w14:textId="7A012BD5" w:rsidR="006A5008" w:rsidRPr="002A330A" w:rsidRDefault="006A5008" w:rsidP="00AC3DB5">
      <w:pPr>
        <w:pStyle w:val="R-Normal"/>
        <w:numPr>
          <w:ilvl w:val="0"/>
          <w:numId w:val="3"/>
        </w:numPr>
        <w:spacing w:line="360" w:lineRule="auto"/>
        <w:jc w:val="both"/>
        <w:rPr>
          <w:rFonts w:ascii="Times New Roman" w:hAnsi="Times New Roman"/>
          <w:sz w:val="24"/>
          <w:szCs w:val="24"/>
        </w:rPr>
      </w:pPr>
      <w:r w:rsidRPr="002A330A">
        <w:rPr>
          <w:rFonts w:ascii="Times New Roman" w:hAnsi="Times New Roman"/>
          <w:sz w:val="24"/>
          <w:szCs w:val="24"/>
        </w:rPr>
        <w:t>Reduced loss of lives especially through timely warnings of extreme weather conditions through the disaster preparedness sector.</w:t>
      </w:r>
    </w:p>
    <w:p w14:paraId="4E85EE8C" w14:textId="2A5906FC" w:rsidR="006A5008" w:rsidRPr="002A330A" w:rsidRDefault="006A5008" w:rsidP="00AC3DB5">
      <w:pPr>
        <w:pStyle w:val="R-Normal"/>
        <w:numPr>
          <w:ilvl w:val="0"/>
          <w:numId w:val="3"/>
        </w:numPr>
        <w:spacing w:line="360" w:lineRule="auto"/>
        <w:jc w:val="both"/>
        <w:rPr>
          <w:rFonts w:ascii="Times New Roman" w:hAnsi="Times New Roman"/>
          <w:sz w:val="24"/>
          <w:szCs w:val="24"/>
        </w:rPr>
      </w:pPr>
      <w:r w:rsidRPr="002A330A">
        <w:rPr>
          <w:rFonts w:ascii="Times New Roman" w:hAnsi="Times New Roman"/>
          <w:sz w:val="24"/>
          <w:szCs w:val="24"/>
        </w:rPr>
        <w:t>Reduced econ</w:t>
      </w:r>
      <w:r w:rsidR="00D743D7">
        <w:rPr>
          <w:rFonts w:ascii="Times New Roman" w:hAnsi="Times New Roman"/>
          <w:sz w:val="24"/>
          <w:szCs w:val="24"/>
        </w:rPr>
        <w:t>omic damages</w:t>
      </w:r>
      <w:r w:rsidR="000D3995">
        <w:rPr>
          <w:rFonts w:ascii="Times New Roman" w:hAnsi="Times New Roman"/>
          <w:sz w:val="24"/>
          <w:szCs w:val="24"/>
        </w:rPr>
        <w:t xml:space="preserve"> to</w:t>
      </w:r>
      <w:r w:rsidR="0004072F">
        <w:rPr>
          <w:rFonts w:ascii="Times New Roman" w:hAnsi="Times New Roman"/>
          <w:sz w:val="24"/>
          <w:szCs w:val="24"/>
        </w:rPr>
        <w:t xml:space="preserve"> user</w:t>
      </w:r>
      <w:r w:rsidR="00683CFC">
        <w:rPr>
          <w:rFonts w:ascii="Times New Roman" w:hAnsi="Times New Roman"/>
          <w:sz w:val="24"/>
          <w:szCs w:val="24"/>
        </w:rPr>
        <w:t>s</w:t>
      </w:r>
      <w:r w:rsidR="004A7CDD">
        <w:rPr>
          <w:rFonts w:ascii="Times New Roman" w:hAnsi="Times New Roman"/>
          <w:sz w:val="24"/>
          <w:szCs w:val="24"/>
        </w:rPr>
        <w:t>’ economic activities</w:t>
      </w:r>
      <w:r w:rsidR="00683CFC">
        <w:rPr>
          <w:rFonts w:ascii="Times New Roman" w:hAnsi="Times New Roman"/>
          <w:sz w:val="24"/>
          <w:szCs w:val="24"/>
        </w:rPr>
        <w:t xml:space="preserve"> </w:t>
      </w:r>
      <w:r w:rsidR="0004072F">
        <w:rPr>
          <w:rFonts w:ascii="Times New Roman" w:hAnsi="Times New Roman"/>
          <w:sz w:val="24"/>
          <w:szCs w:val="24"/>
        </w:rPr>
        <w:t xml:space="preserve">such as </w:t>
      </w:r>
      <w:r w:rsidR="00683CFC">
        <w:rPr>
          <w:rFonts w:ascii="Times New Roman" w:hAnsi="Times New Roman"/>
          <w:sz w:val="24"/>
          <w:szCs w:val="24"/>
        </w:rPr>
        <w:t xml:space="preserve">those in Agriculture </w:t>
      </w:r>
      <w:r w:rsidR="00683CFC" w:rsidRPr="002A330A">
        <w:rPr>
          <w:rFonts w:ascii="Times New Roman" w:hAnsi="Times New Roman"/>
          <w:sz w:val="24"/>
          <w:szCs w:val="24"/>
        </w:rPr>
        <w:t>sector</w:t>
      </w:r>
      <w:r w:rsidRPr="002A330A">
        <w:rPr>
          <w:rFonts w:ascii="Times New Roman" w:hAnsi="Times New Roman"/>
          <w:sz w:val="24"/>
          <w:szCs w:val="24"/>
        </w:rPr>
        <w:t xml:space="preserve"> where most activities depend on weather patterns</w:t>
      </w:r>
      <w:r w:rsidR="00541A8F">
        <w:rPr>
          <w:rFonts w:ascii="Times New Roman" w:hAnsi="Times New Roman"/>
          <w:sz w:val="24"/>
          <w:szCs w:val="24"/>
        </w:rPr>
        <w:t>.</w:t>
      </w:r>
      <w:r w:rsidR="00683CFC">
        <w:rPr>
          <w:rFonts w:ascii="Times New Roman" w:hAnsi="Times New Roman"/>
          <w:sz w:val="24"/>
          <w:szCs w:val="24"/>
        </w:rPr>
        <w:t xml:space="preserve"> </w:t>
      </w:r>
      <w:r w:rsidR="00541A8F">
        <w:rPr>
          <w:rFonts w:ascii="Times New Roman" w:hAnsi="Times New Roman"/>
          <w:sz w:val="24"/>
          <w:szCs w:val="24"/>
        </w:rPr>
        <w:t>A</w:t>
      </w:r>
      <w:r w:rsidR="00683CFC">
        <w:rPr>
          <w:rFonts w:ascii="Times New Roman" w:hAnsi="Times New Roman"/>
          <w:sz w:val="24"/>
          <w:szCs w:val="24"/>
        </w:rPr>
        <w:t>ny misleading information may lead to poor decision</w:t>
      </w:r>
      <w:r w:rsidR="00541A8F">
        <w:rPr>
          <w:rFonts w:ascii="Times New Roman" w:hAnsi="Times New Roman"/>
          <w:sz w:val="24"/>
          <w:szCs w:val="24"/>
        </w:rPr>
        <w:t xml:space="preserve"> making</w:t>
      </w:r>
      <w:r w:rsidR="00683CFC">
        <w:rPr>
          <w:rFonts w:ascii="Times New Roman" w:hAnsi="Times New Roman"/>
          <w:sz w:val="24"/>
          <w:szCs w:val="24"/>
        </w:rPr>
        <w:t xml:space="preserve"> on whether to carry out an activity or not thereby affecting the </w:t>
      </w:r>
      <w:r w:rsidR="00541A8F">
        <w:rPr>
          <w:rFonts w:ascii="Times New Roman" w:hAnsi="Times New Roman"/>
          <w:sz w:val="24"/>
          <w:szCs w:val="24"/>
        </w:rPr>
        <w:t>economy of s</w:t>
      </w:r>
      <w:r w:rsidR="004A7CDD">
        <w:rPr>
          <w:rFonts w:ascii="Times New Roman" w:hAnsi="Times New Roman"/>
          <w:sz w:val="24"/>
          <w:szCs w:val="24"/>
        </w:rPr>
        <w:t>takeholders</w:t>
      </w:r>
      <w:r w:rsidR="00541A8F">
        <w:rPr>
          <w:rFonts w:ascii="Times New Roman" w:hAnsi="Times New Roman"/>
          <w:sz w:val="24"/>
          <w:szCs w:val="24"/>
        </w:rPr>
        <w:t xml:space="preserve"> in that particular sector</w:t>
      </w:r>
      <w:r w:rsidRPr="002A330A">
        <w:rPr>
          <w:rFonts w:ascii="Times New Roman" w:hAnsi="Times New Roman"/>
          <w:sz w:val="24"/>
          <w:szCs w:val="24"/>
        </w:rPr>
        <w:t>.</w:t>
      </w:r>
    </w:p>
    <w:p w14:paraId="175714BA" w14:textId="40866502" w:rsidR="000A51F5" w:rsidRPr="002A330A" w:rsidRDefault="000A51F5" w:rsidP="00AC3DB5">
      <w:pPr>
        <w:pStyle w:val="R-Normal"/>
        <w:numPr>
          <w:ilvl w:val="0"/>
          <w:numId w:val="3"/>
        </w:numPr>
        <w:spacing w:line="360" w:lineRule="auto"/>
        <w:jc w:val="both"/>
        <w:rPr>
          <w:rFonts w:ascii="Times New Roman" w:hAnsi="Times New Roman"/>
          <w:sz w:val="24"/>
          <w:szCs w:val="24"/>
        </w:rPr>
      </w:pPr>
      <w:r w:rsidRPr="002A330A">
        <w:rPr>
          <w:rFonts w:ascii="Times New Roman" w:hAnsi="Times New Roman"/>
          <w:sz w:val="24"/>
          <w:szCs w:val="24"/>
        </w:rPr>
        <w:t xml:space="preserve">Increased productivity in </w:t>
      </w:r>
      <w:r w:rsidR="000B429B" w:rsidRPr="002A330A">
        <w:rPr>
          <w:rFonts w:ascii="Times New Roman" w:hAnsi="Times New Roman"/>
          <w:sz w:val="24"/>
          <w:szCs w:val="24"/>
        </w:rPr>
        <w:t xml:space="preserve">Agriculture </w:t>
      </w:r>
      <w:r w:rsidR="009B3D9F">
        <w:rPr>
          <w:rFonts w:ascii="Times New Roman" w:hAnsi="Times New Roman"/>
          <w:sz w:val="24"/>
          <w:szCs w:val="24"/>
        </w:rPr>
        <w:t xml:space="preserve">sector </w:t>
      </w:r>
      <w:r w:rsidRPr="002A330A">
        <w:rPr>
          <w:rFonts w:ascii="Times New Roman" w:hAnsi="Times New Roman"/>
          <w:sz w:val="24"/>
          <w:szCs w:val="24"/>
        </w:rPr>
        <w:t xml:space="preserve">due to the </w:t>
      </w:r>
      <w:r w:rsidR="00791C90">
        <w:rPr>
          <w:rFonts w:ascii="Times New Roman" w:hAnsi="Times New Roman"/>
          <w:sz w:val="24"/>
          <w:szCs w:val="24"/>
        </w:rPr>
        <w:t xml:space="preserve">increased </w:t>
      </w:r>
      <w:r w:rsidRPr="002A330A">
        <w:rPr>
          <w:rFonts w:ascii="Times New Roman" w:hAnsi="Times New Roman"/>
          <w:sz w:val="24"/>
          <w:szCs w:val="24"/>
        </w:rPr>
        <w:t>accuracy</w:t>
      </w:r>
      <w:r w:rsidR="00791C90">
        <w:rPr>
          <w:rFonts w:ascii="Times New Roman" w:hAnsi="Times New Roman"/>
          <w:sz w:val="24"/>
          <w:szCs w:val="24"/>
        </w:rPr>
        <w:t xml:space="preserve"> and timeliness</w:t>
      </w:r>
      <w:r w:rsidRPr="002A330A">
        <w:rPr>
          <w:rFonts w:ascii="Times New Roman" w:hAnsi="Times New Roman"/>
          <w:sz w:val="24"/>
          <w:szCs w:val="24"/>
        </w:rPr>
        <w:t xml:space="preserve"> of the availed </w:t>
      </w:r>
      <w:r w:rsidR="00791C90">
        <w:rPr>
          <w:rFonts w:ascii="Times New Roman" w:hAnsi="Times New Roman"/>
          <w:sz w:val="24"/>
          <w:szCs w:val="24"/>
        </w:rPr>
        <w:t>seasonal</w:t>
      </w:r>
      <w:r w:rsidRPr="002A330A">
        <w:rPr>
          <w:rFonts w:ascii="Times New Roman" w:hAnsi="Times New Roman"/>
          <w:sz w:val="24"/>
          <w:szCs w:val="24"/>
        </w:rPr>
        <w:t xml:space="preserve"> forecast information</w:t>
      </w:r>
      <w:r w:rsidR="00791C90">
        <w:rPr>
          <w:rFonts w:ascii="Times New Roman" w:hAnsi="Times New Roman"/>
          <w:sz w:val="24"/>
          <w:szCs w:val="24"/>
        </w:rPr>
        <w:t xml:space="preserve"> and advisories</w:t>
      </w:r>
      <w:r w:rsidR="0076788C">
        <w:rPr>
          <w:rFonts w:ascii="Times New Roman" w:hAnsi="Times New Roman"/>
          <w:sz w:val="24"/>
          <w:szCs w:val="24"/>
        </w:rPr>
        <w:t>.</w:t>
      </w:r>
    </w:p>
    <w:p w14:paraId="02C2D93A" w14:textId="50E01401" w:rsidR="005F778E" w:rsidRPr="002A330A" w:rsidRDefault="00B610A6" w:rsidP="00AC3DB5">
      <w:pPr>
        <w:pStyle w:val="R-Normal"/>
        <w:numPr>
          <w:ilvl w:val="0"/>
          <w:numId w:val="3"/>
        </w:numPr>
        <w:spacing w:line="360" w:lineRule="auto"/>
        <w:jc w:val="both"/>
        <w:rPr>
          <w:rFonts w:ascii="Times New Roman" w:hAnsi="Times New Roman"/>
          <w:sz w:val="24"/>
          <w:szCs w:val="24"/>
        </w:rPr>
      </w:pPr>
      <w:r w:rsidRPr="002A330A">
        <w:rPr>
          <w:rFonts w:ascii="Times New Roman" w:hAnsi="Times New Roman"/>
          <w:sz w:val="24"/>
          <w:szCs w:val="24"/>
        </w:rPr>
        <w:t>F</w:t>
      </w:r>
      <w:r w:rsidR="003950DD" w:rsidRPr="002A330A">
        <w:rPr>
          <w:rFonts w:ascii="Times New Roman" w:hAnsi="Times New Roman"/>
          <w:sz w:val="24"/>
          <w:szCs w:val="24"/>
        </w:rPr>
        <w:t>armers, their ass</w:t>
      </w:r>
      <w:r w:rsidRPr="002A330A">
        <w:rPr>
          <w:rFonts w:ascii="Times New Roman" w:hAnsi="Times New Roman"/>
          <w:sz w:val="24"/>
          <w:szCs w:val="24"/>
        </w:rPr>
        <w:t xml:space="preserve">ociations and extension workers shall be provided with advisories and </w:t>
      </w:r>
      <w:r w:rsidR="003E017D" w:rsidRPr="002A330A">
        <w:rPr>
          <w:rFonts w:ascii="Times New Roman" w:hAnsi="Times New Roman"/>
          <w:sz w:val="24"/>
          <w:szCs w:val="24"/>
        </w:rPr>
        <w:t xml:space="preserve">their </w:t>
      </w:r>
      <w:r w:rsidRPr="002A330A">
        <w:rPr>
          <w:rFonts w:ascii="Times New Roman" w:hAnsi="Times New Roman"/>
          <w:sz w:val="24"/>
          <w:szCs w:val="24"/>
        </w:rPr>
        <w:t>impacts</w:t>
      </w:r>
      <w:r w:rsidR="00432ABB">
        <w:rPr>
          <w:rFonts w:ascii="Times New Roman" w:hAnsi="Times New Roman"/>
          <w:sz w:val="24"/>
          <w:szCs w:val="24"/>
        </w:rPr>
        <w:t xml:space="preserve"> that can be </w:t>
      </w:r>
      <w:r w:rsidR="004A7CDD">
        <w:rPr>
          <w:rFonts w:ascii="Times New Roman" w:hAnsi="Times New Roman"/>
          <w:sz w:val="24"/>
          <w:szCs w:val="24"/>
        </w:rPr>
        <w:t>used to inform their long-term</w:t>
      </w:r>
      <w:r w:rsidR="003D1184">
        <w:rPr>
          <w:rFonts w:ascii="Times New Roman" w:hAnsi="Times New Roman"/>
          <w:sz w:val="24"/>
          <w:szCs w:val="24"/>
        </w:rPr>
        <w:t xml:space="preserve"> </w:t>
      </w:r>
      <w:r w:rsidR="00432ABB">
        <w:rPr>
          <w:rFonts w:ascii="Times New Roman" w:hAnsi="Times New Roman"/>
          <w:sz w:val="24"/>
          <w:szCs w:val="24"/>
        </w:rPr>
        <w:t xml:space="preserve">decision making. </w:t>
      </w:r>
    </w:p>
    <w:p w14:paraId="08142C4A" w14:textId="3B666C01" w:rsidR="00940805" w:rsidRDefault="00940805" w:rsidP="00AC3DB5">
      <w:pPr>
        <w:pStyle w:val="R-Normal"/>
        <w:numPr>
          <w:ilvl w:val="0"/>
          <w:numId w:val="3"/>
        </w:numPr>
        <w:spacing w:line="360" w:lineRule="auto"/>
        <w:jc w:val="both"/>
        <w:rPr>
          <w:rFonts w:ascii="Times New Roman" w:hAnsi="Times New Roman"/>
          <w:sz w:val="24"/>
          <w:szCs w:val="24"/>
        </w:rPr>
      </w:pPr>
      <w:r w:rsidRPr="002A330A">
        <w:rPr>
          <w:rFonts w:ascii="Times New Roman" w:hAnsi="Times New Roman"/>
          <w:sz w:val="24"/>
          <w:szCs w:val="24"/>
        </w:rPr>
        <w:t>Increased number of informed people</w:t>
      </w:r>
      <w:r w:rsidR="007E10B0">
        <w:rPr>
          <w:rFonts w:ascii="Times New Roman" w:hAnsi="Times New Roman"/>
          <w:sz w:val="24"/>
          <w:szCs w:val="24"/>
        </w:rPr>
        <w:t xml:space="preserve"> and integration of the youth into the activities carried out by the </w:t>
      </w:r>
      <w:r w:rsidR="009353FE">
        <w:rPr>
          <w:rFonts w:ascii="Times New Roman" w:hAnsi="Times New Roman"/>
          <w:sz w:val="24"/>
          <w:szCs w:val="24"/>
        </w:rPr>
        <w:t xml:space="preserve">meteorological </w:t>
      </w:r>
      <w:r w:rsidR="007E10B0">
        <w:rPr>
          <w:rFonts w:ascii="Times New Roman" w:hAnsi="Times New Roman"/>
          <w:sz w:val="24"/>
          <w:szCs w:val="24"/>
        </w:rPr>
        <w:t>authority</w:t>
      </w:r>
      <w:r w:rsidRPr="002A330A">
        <w:rPr>
          <w:rFonts w:ascii="Times New Roman" w:hAnsi="Times New Roman"/>
          <w:sz w:val="24"/>
          <w:szCs w:val="24"/>
        </w:rPr>
        <w:t xml:space="preserve"> as users shall be in position to share weather forecast information and advisories to other platforms like social media.</w:t>
      </w:r>
    </w:p>
    <w:p w14:paraId="52FFB6F3" w14:textId="77777777" w:rsidR="009F699B" w:rsidRPr="002A330A" w:rsidRDefault="009F699B" w:rsidP="009F699B">
      <w:pPr>
        <w:pStyle w:val="R-Normal"/>
        <w:spacing w:line="360" w:lineRule="auto"/>
        <w:jc w:val="both"/>
        <w:rPr>
          <w:rFonts w:ascii="Times New Roman" w:hAnsi="Times New Roman"/>
          <w:sz w:val="24"/>
          <w:szCs w:val="24"/>
        </w:rPr>
      </w:pPr>
    </w:p>
    <w:p w14:paraId="371A5A79" w14:textId="77777777" w:rsidR="008C2F5B" w:rsidRPr="002A330A" w:rsidRDefault="0026760F" w:rsidP="002A330A">
      <w:pPr>
        <w:pStyle w:val="Heading2"/>
        <w:spacing w:line="360" w:lineRule="auto"/>
        <w:ind w:left="887" w:hanging="542"/>
        <w:jc w:val="both"/>
        <w:rPr>
          <w:rFonts w:ascii="Times New Roman" w:hAnsi="Times New Roman" w:cs="Times New Roman"/>
          <w:sz w:val="28"/>
          <w:szCs w:val="28"/>
        </w:rPr>
      </w:pPr>
      <w:bookmarkStart w:id="4" w:name="_Toc509850857"/>
      <w:r w:rsidRPr="002A330A">
        <w:rPr>
          <w:rFonts w:ascii="Times New Roman" w:hAnsi="Times New Roman" w:cs="Times New Roman"/>
          <w:sz w:val="28"/>
          <w:szCs w:val="28"/>
        </w:rPr>
        <w:t>Overview</w:t>
      </w:r>
      <w:r w:rsidR="002C0A00">
        <w:rPr>
          <w:rFonts w:ascii="Times New Roman" w:eastAsia="Times New Roman" w:hAnsi="Times New Roman" w:cs="Times New Roman"/>
          <w:b w:val="0"/>
          <w:sz w:val="28"/>
          <w:szCs w:val="28"/>
        </w:rPr>
        <w:t>.</w:t>
      </w:r>
      <w:bookmarkEnd w:id="4"/>
    </w:p>
    <w:p w14:paraId="090DB7C4" w14:textId="13CF7141" w:rsidR="00052FD0" w:rsidRPr="002A330A" w:rsidRDefault="00671C04" w:rsidP="009F699B">
      <w:pPr>
        <w:spacing w:line="360" w:lineRule="auto"/>
        <w:ind w:left="187" w:firstLine="0"/>
        <w:rPr>
          <w:szCs w:val="24"/>
        </w:rPr>
      </w:pPr>
      <w:r w:rsidRPr="002A330A">
        <w:rPr>
          <w:szCs w:val="24"/>
        </w:rPr>
        <w:t xml:space="preserve">In this </w:t>
      </w:r>
      <w:r w:rsidR="00DD6671" w:rsidRPr="002A330A">
        <w:rPr>
          <w:szCs w:val="24"/>
        </w:rPr>
        <w:t>Software Design Document</w:t>
      </w:r>
      <w:r w:rsidRPr="002A330A">
        <w:rPr>
          <w:szCs w:val="24"/>
        </w:rPr>
        <w:t>,</w:t>
      </w:r>
      <w:r w:rsidR="00DD6671" w:rsidRPr="002A330A">
        <w:rPr>
          <w:szCs w:val="24"/>
        </w:rPr>
        <w:t xml:space="preserve"> a </w:t>
      </w:r>
      <w:r w:rsidRPr="002A330A">
        <w:rPr>
          <w:szCs w:val="24"/>
        </w:rPr>
        <w:t xml:space="preserve">detailed design of the </w:t>
      </w:r>
      <w:r w:rsidR="004658A2">
        <w:rPr>
          <w:szCs w:val="24"/>
        </w:rPr>
        <w:t>Weather Information Dissemination System</w:t>
      </w:r>
      <w:r w:rsidR="004658A2" w:rsidRPr="002A330A">
        <w:rPr>
          <w:szCs w:val="24"/>
        </w:rPr>
        <w:t xml:space="preserve"> </w:t>
      </w:r>
      <w:r w:rsidRPr="002A330A">
        <w:rPr>
          <w:szCs w:val="24"/>
        </w:rPr>
        <w:t xml:space="preserve">with user interfaces </w:t>
      </w:r>
      <w:r w:rsidR="00E0417A" w:rsidRPr="002A330A">
        <w:rPr>
          <w:szCs w:val="24"/>
        </w:rPr>
        <w:t>together with system implementation is</w:t>
      </w:r>
      <w:r w:rsidRPr="002A330A">
        <w:rPr>
          <w:szCs w:val="24"/>
        </w:rPr>
        <w:t xml:space="preserve"> described. </w:t>
      </w:r>
      <w:r w:rsidR="003D70C4" w:rsidRPr="002A330A">
        <w:rPr>
          <w:szCs w:val="24"/>
        </w:rPr>
        <w:t xml:space="preserve">The document is written according to the standards for Software Design Documentation explained in “IEEE Recommended Practice for Software Design Documentation”. </w:t>
      </w:r>
      <w:r w:rsidR="00FB67EB" w:rsidRPr="00FB67EB">
        <w:rPr>
          <w:szCs w:val="24"/>
          <w:vertAlign w:val="superscript"/>
        </w:rPr>
        <w:t>2</w:t>
      </w:r>
    </w:p>
    <w:p w14:paraId="6E4F8B94" w14:textId="77777777" w:rsidR="00CB3474" w:rsidRPr="002A330A" w:rsidRDefault="00CB3474" w:rsidP="002A330A">
      <w:pPr>
        <w:spacing w:line="360" w:lineRule="auto"/>
        <w:rPr>
          <w:szCs w:val="24"/>
        </w:rPr>
      </w:pPr>
      <w:r w:rsidRPr="002A330A">
        <w:rPr>
          <w:szCs w:val="24"/>
        </w:rPr>
        <w:lastRenderedPageBreak/>
        <w:t>This SDD is divided into chapters that include</w:t>
      </w:r>
      <w:r w:rsidR="007911C2" w:rsidRPr="002A330A">
        <w:rPr>
          <w:szCs w:val="24"/>
        </w:rPr>
        <w:t>;</w:t>
      </w:r>
    </w:p>
    <w:p w14:paraId="7CAAA180" w14:textId="77777777" w:rsidR="003539B7" w:rsidRPr="002A330A" w:rsidRDefault="00CB3474" w:rsidP="00AC3DB5">
      <w:pPr>
        <w:pStyle w:val="ListParagraph"/>
        <w:numPr>
          <w:ilvl w:val="0"/>
          <w:numId w:val="4"/>
        </w:numPr>
        <w:spacing w:line="360" w:lineRule="auto"/>
        <w:rPr>
          <w:szCs w:val="24"/>
        </w:rPr>
      </w:pPr>
      <w:r w:rsidRPr="002A330A">
        <w:rPr>
          <w:szCs w:val="24"/>
        </w:rPr>
        <w:t>Chapter 1</w:t>
      </w:r>
      <w:r w:rsidR="000F28DC" w:rsidRPr="002A330A">
        <w:rPr>
          <w:szCs w:val="24"/>
        </w:rPr>
        <w:t>:</w:t>
      </w:r>
      <w:r w:rsidR="00671C04" w:rsidRPr="002A330A">
        <w:rPr>
          <w:szCs w:val="24"/>
        </w:rPr>
        <w:t xml:space="preserve"> </w:t>
      </w:r>
      <w:r w:rsidR="00216D91" w:rsidRPr="002A330A">
        <w:rPr>
          <w:szCs w:val="24"/>
        </w:rPr>
        <w:t>Introduction</w:t>
      </w:r>
      <w:r w:rsidR="000F28DC" w:rsidRPr="002A330A">
        <w:rPr>
          <w:szCs w:val="24"/>
        </w:rPr>
        <w:t xml:space="preserve">. This </w:t>
      </w:r>
      <w:r w:rsidR="00493BE2">
        <w:rPr>
          <w:szCs w:val="24"/>
        </w:rPr>
        <w:t xml:space="preserve">chapter </w:t>
      </w:r>
      <w:r w:rsidR="000F28DC" w:rsidRPr="002A330A">
        <w:rPr>
          <w:szCs w:val="24"/>
        </w:rPr>
        <w:t xml:space="preserve">covers the </w:t>
      </w:r>
      <w:r w:rsidR="00216D91" w:rsidRPr="002A330A">
        <w:rPr>
          <w:szCs w:val="24"/>
        </w:rPr>
        <w:t>purpose of the SDD, Scope of the project and the Overview</w:t>
      </w:r>
      <w:r w:rsidR="00052FD0">
        <w:rPr>
          <w:szCs w:val="24"/>
        </w:rPr>
        <w:t xml:space="preserve"> of the SDD</w:t>
      </w:r>
      <w:r w:rsidR="00216D91" w:rsidRPr="002A330A">
        <w:rPr>
          <w:szCs w:val="24"/>
        </w:rPr>
        <w:t>.</w:t>
      </w:r>
    </w:p>
    <w:p w14:paraId="3902ABB4" w14:textId="77777777" w:rsidR="002165F2" w:rsidRPr="002165F2" w:rsidRDefault="002165F2" w:rsidP="00AC3DB5">
      <w:pPr>
        <w:pStyle w:val="ListParagraph"/>
        <w:numPr>
          <w:ilvl w:val="0"/>
          <w:numId w:val="4"/>
        </w:numPr>
        <w:spacing w:line="360" w:lineRule="auto"/>
        <w:rPr>
          <w:szCs w:val="24"/>
        </w:rPr>
      </w:pPr>
      <w:r>
        <w:rPr>
          <w:szCs w:val="24"/>
        </w:rPr>
        <w:t xml:space="preserve">Chapter 2: </w:t>
      </w:r>
      <w:r w:rsidR="00CB3474" w:rsidRPr="002A330A">
        <w:rPr>
          <w:szCs w:val="24"/>
        </w:rPr>
        <w:t xml:space="preserve">System </w:t>
      </w:r>
      <w:r w:rsidR="007911C2" w:rsidRPr="002A330A">
        <w:rPr>
          <w:szCs w:val="24"/>
        </w:rPr>
        <w:t>Overview.</w:t>
      </w:r>
      <w:r>
        <w:rPr>
          <w:szCs w:val="24"/>
        </w:rPr>
        <w:t xml:space="preserve"> This </w:t>
      </w:r>
      <w:r w:rsidR="00493BE2">
        <w:rPr>
          <w:szCs w:val="24"/>
        </w:rPr>
        <w:t xml:space="preserve">chapter </w:t>
      </w:r>
      <w:r>
        <w:rPr>
          <w:szCs w:val="24"/>
        </w:rPr>
        <w:t>gives a general description of the functionality, context and design of the project.</w:t>
      </w:r>
    </w:p>
    <w:p w14:paraId="3681EA23" w14:textId="77777777" w:rsidR="00CB3474" w:rsidRPr="002A330A" w:rsidRDefault="00CB3474" w:rsidP="00AC3DB5">
      <w:pPr>
        <w:pStyle w:val="ListParagraph"/>
        <w:numPr>
          <w:ilvl w:val="0"/>
          <w:numId w:val="4"/>
        </w:numPr>
        <w:spacing w:line="360" w:lineRule="auto"/>
        <w:rPr>
          <w:szCs w:val="24"/>
        </w:rPr>
      </w:pPr>
      <w:r w:rsidRPr="002A330A">
        <w:rPr>
          <w:szCs w:val="24"/>
        </w:rPr>
        <w:t xml:space="preserve">Chapter 3: System Architecture. This </w:t>
      </w:r>
      <w:r w:rsidR="00493BE2">
        <w:rPr>
          <w:szCs w:val="24"/>
        </w:rPr>
        <w:t xml:space="preserve">chapter </w:t>
      </w:r>
      <w:r w:rsidRPr="002A330A">
        <w:rPr>
          <w:szCs w:val="24"/>
        </w:rPr>
        <w:t xml:space="preserve">covers the Architectural design, </w:t>
      </w:r>
      <w:r w:rsidR="002165F2">
        <w:rPr>
          <w:szCs w:val="24"/>
        </w:rPr>
        <w:t>Design D</w:t>
      </w:r>
      <w:r w:rsidRPr="002A330A">
        <w:rPr>
          <w:szCs w:val="24"/>
        </w:rPr>
        <w:t>ecomposition and the Design rationale for the WIDS.</w:t>
      </w:r>
    </w:p>
    <w:p w14:paraId="31002113" w14:textId="77777777" w:rsidR="003539B7" w:rsidRPr="002A330A" w:rsidRDefault="000F28DC" w:rsidP="00AC3DB5">
      <w:pPr>
        <w:pStyle w:val="ListParagraph"/>
        <w:numPr>
          <w:ilvl w:val="0"/>
          <w:numId w:val="4"/>
        </w:numPr>
        <w:spacing w:line="360" w:lineRule="auto"/>
        <w:rPr>
          <w:szCs w:val="24"/>
        </w:rPr>
      </w:pPr>
      <w:r w:rsidRPr="002A330A">
        <w:rPr>
          <w:szCs w:val="24"/>
        </w:rPr>
        <w:t>Chapter 4:</w:t>
      </w:r>
      <w:r w:rsidR="00671C04" w:rsidRPr="002A330A">
        <w:rPr>
          <w:szCs w:val="24"/>
        </w:rPr>
        <w:t xml:space="preserve"> D</w:t>
      </w:r>
      <w:r w:rsidR="00167E0E" w:rsidRPr="002A330A">
        <w:rPr>
          <w:szCs w:val="24"/>
        </w:rPr>
        <w:t>ata D</w:t>
      </w:r>
      <w:r w:rsidRPr="002A330A">
        <w:rPr>
          <w:szCs w:val="24"/>
        </w:rPr>
        <w:t>e</w:t>
      </w:r>
      <w:r w:rsidR="00AD2A68">
        <w:rPr>
          <w:szCs w:val="24"/>
        </w:rPr>
        <w:t>s</w:t>
      </w:r>
      <w:r w:rsidRPr="002A330A">
        <w:rPr>
          <w:szCs w:val="24"/>
        </w:rPr>
        <w:t>ign</w:t>
      </w:r>
      <w:r w:rsidR="00167E0E" w:rsidRPr="002A330A">
        <w:rPr>
          <w:szCs w:val="24"/>
        </w:rPr>
        <w:t xml:space="preserve">. This </w:t>
      </w:r>
      <w:r w:rsidR="00493BE2">
        <w:rPr>
          <w:szCs w:val="24"/>
        </w:rPr>
        <w:t xml:space="preserve">chapter </w:t>
      </w:r>
      <w:r w:rsidR="00167E0E" w:rsidRPr="002A330A">
        <w:rPr>
          <w:szCs w:val="24"/>
        </w:rPr>
        <w:t>provides</w:t>
      </w:r>
      <w:r w:rsidRPr="002A330A">
        <w:rPr>
          <w:szCs w:val="24"/>
        </w:rPr>
        <w:t xml:space="preserve"> the desc</w:t>
      </w:r>
      <w:r w:rsidR="00167E0E" w:rsidRPr="002A330A">
        <w:rPr>
          <w:szCs w:val="24"/>
        </w:rPr>
        <w:t>ription of the data and the data</w:t>
      </w:r>
      <w:r w:rsidRPr="002A330A">
        <w:rPr>
          <w:szCs w:val="24"/>
        </w:rPr>
        <w:t xml:space="preserve"> dictionary.</w:t>
      </w:r>
    </w:p>
    <w:p w14:paraId="6D01A001" w14:textId="77777777" w:rsidR="00D146A9" w:rsidRPr="00D146A9" w:rsidRDefault="000F28DC" w:rsidP="00AC3DB5">
      <w:pPr>
        <w:pStyle w:val="ListParagraph"/>
        <w:numPr>
          <w:ilvl w:val="0"/>
          <w:numId w:val="4"/>
        </w:numPr>
        <w:spacing w:line="360" w:lineRule="auto"/>
        <w:rPr>
          <w:szCs w:val="24"/>
        </w:rPr>
      </w:pPr>
      <w:r w:rsidRPr="002A330A">
        <w:rPr>
          <w:szCs w:val="24"/>
        </w:rPr>
        <w:t>Chapter 5:</w:t>
      </w:r>
      <w:r w:rsidR="00671C04" w:rsidRPr="002A330A">
        <w:rPr>
          <w:szCs w:val="24"/>
        </w:rPr>
        <w:t xml:space="preserve"> </w:t>
      </w:r>
      <w:r w:rsidR="00167E0E" w:rsidRPr="002A330A">
        <w:rPr>
          <w:szCs w:val="24"/>
        </w:rPr>
        <w:t>Component D</w:t>
      </w:r>
      <w:r w:rsidRPr="002A330A">
        <w:rPr>
          <w:szCs w:val="24"/>
        </w:rPr>
        <w:t>esign</w:t>
      </w:r>
      <w:r w:rsidR="008C2C89" w:rsidRPr="002A330A">
        <w:rPr>
          <w:szCs w:val="24"/>
        </w:rPr>
        <w:t>.</w:t>
      </w:r>
      <w:r w:rsidR="00D146A9">
        <w:rPr>
          <w:szCs w:val="24"/>
        </w:rPr>
        <w:t xml:space="preserve"> This chapter provides a closer look at what each component of the WIDS does in a systematic way.</w:t>
      </w:r>
    </w:p>
    <w:p w14:paraId="726438DA" w14:textId="77777777" w:rsidR="008C2C89" w:rsidRPr="002A330A" w:rsidRDefault="003539B7" w:rsidP="00AC3DB5">
      <w:pPr>
        <w:pStyle w:val="ListParagraph"/>
        <w:numPr>
          <w:ilvl w:val="0"/>
          <w:numId w:val="4"/>
        </w:numPr>
        <w:spacing w:line="360" w:lineRule="auto"/>
        <w:rPr>
          <w:szCs w:val="24"/>
        </w:rPr>
      </w:pPr>
      <w:r w:rsidRPr="002A330A">
        <w:rPr>
          <w:szCs w:val="24"/>
        </w:rPr>
        <w:t xml:space="preserve">Chapter 6: Human Interface Design. This chapter covers </w:t>
      </w:r>
      <w:r w:rsidR="00D8224F" w:rsidRPr="002A330A">
        <w:rPr>
          <w:szCs w:val="24"/>
        </w:rPr>
        <w:t xml:space="preserve">an </w:t>
      </w:r>
      <w:r w:rsidRPr="002A330A">
        <w:rPr>
          <w:szCs w:val="24"/>
        </w:rPr>
        <w:t xml:space="preserve">overview of user interface, </w:t>
      </w:r>
      <w:r w:rsidR="00D8224F" w:rsidRPr="002A330A">
        <w:rPr>
          <w:szCs w:val="24"/>
        </w:rPr>
        <w:t>providing screen images together with</w:t>
      </w:r>
      <w:r w:rsidRPr="002A330A">
        <w:rPr>
          <w:szCs w:val="24"/>
        </w:rPr>
        <w:t xml:space="preserve"> screen objects and actions.</w:t>
      </w:r>
    </w:p>
    <w:p w14:paraId="09E5F205" w14:textId="2CC967ED" w:rsidR="008E3A7B" w:rsidRDefault="00051255" w:rsidP="00AC3DB5">
      <w:pPr>
        <w:pStyle w:val="ListParagraph"/>
        <w:numPr>
          <w:ilvl w:val="0"/>
          <w:numId w:val="4"/>
        </w:numPr>
        <w:spacing w:line="360" w:lineRule="auto"/>
        <w:rPr>
          <w:szCs w:val="24"/>
        </w:rPr>
      </w:pPr>
      <w:r w:rsidRPr="002A330A">
        <w:rPr>
          <w:szCs w:val="24"/>
        </w:rPr>
        <w:t>Chapter 7: Requirements Matrix</w:t>
      </w:r>
      <w:r w:rsidR="00F00621">
        <w:rPr>
          <w:szCs w:val="24"/>
        </w:rPr>
        <w:t>.</w:t>
      </w:r>
    </w:p>
    <w:p w14:paraId="24B8B395" w14:textId="77777777" w:rsidR="00E41A73" w:rsidRPr="00B756F9" w:rsidRDefault="00E41A73" w:rsidP="00B756F9">
      <w:pPr>
        <w:spacing w:line="360" w:lineRule="auto"/>
        <w:ind w:left="0" w:firstLine="0"/>
        <w:rPr>
          <w:szCs w:val="24"/>
        </w:rPr>
      </w:pPr>
    </w:p>
    <w:p w14:paraId="5314D4BA" w14:textId="77777777" w:rsidR="008C2F5B" w:rsidRPr="002A330A" w:rsidRDefault="0026760F" w:rsidP="002A330A">
      <w:pPr>
        <w:pStyle w:val="Heading2"/>
        <w:spacing w:line="360" w:lineRule="auto"/>
        <w:ind w:left="887" w:hanging="542"/>
        <w:jc w:val="both"/>
        <w:rPr>
          <w:rFonts w:ascii="Times New Roman" w:eastAsia="Times New Roman" w:hAnsi="Times New Roman" w:cs="Times New Roman"/>
          <w:b w:val="0"/>
          <w:sz w:val="28"/>
          <w:szCs w:val="28"/>
        </w:rPr>
      </w:pPr>
      <w:bookmarkStart w:id="5" w:name="_Toc509850858"/>
      <w:r w:rsidRPr="002A330A">
        <w:rPr>
          <w:rFonts w:ascii="Times New Roman" w:hAnsi="Times New Roman" w:cs="Times New Roman"/>
          <w:sz w:val="28"/>
          <w:szCs w:val="28"/>
        </w:rPr>
        <w:t>Reference Material</w:t>
      </w:r>
      <w:r w:rsidR="008C1E4A">
        <w:rPr>
          <w:rFonts w:ascii="Times New Roman" w:eastAsia="Times New Roman" w:hAnsi="Times New Roman" w:cs="Times New Roman"/>
          <w:b w:val="0"/>
          <w:sz w:val="28"/>
          <w:szCs w:val="28"/>
        </w:rPr>
        <w:t>.</w:t>
      </w:r>
      <w:bookmarkEnd w:id="5"/>
    </w:p>
    <w:p w14:paraId="6131B4F1" w14:textId="77777777" w:rsidR="00D72386" w:rsidRPr="002A330A" w:rsidRDefault="00D72386" w:rsidP="00B541C7">
      <w:r w:rsidRPr="002A330A">
        <w:t xml:space="preserve">The user of this SDD may need the following documents for reference: </w:t>
      </w:r>
    </w:p>
    <w:p w14:paraId="4AF7656E" w14:textId="0515683E" w:rsidR="00D72386" w:rsidRDefault="0011345A" w:rsidP="00B541C7">
      <w:r w:rsidRPr="0011345A">
        <w:rPr>
          <w:szCs w:val="24"/>
          <w:u w:val="single"/>
        </w:rPr>
        <w:t>[1</w:t>
      </w:r>
      <w:r w:rsidRPr="00B541C7">
        <w:rPr>
          <w:szCs w:val="24"/>
          <w:u w:val="single"/>
        </w:rPr>
        <w:t xml:space="preserve">] </w:t>
      </w:r>
      <w:r w:rsidR="00D72386" w:rsidRPr="00B541C7">
        <w:rPr>
          <w:szCs w:val="24"/>
          <w:u w:val="single"/>
        </w:rPr>
        <w:t>BSE 18- 27</w:t>
      </w:r>
      <w:r w:rsidR="0077502B" w:rsidRPr="00B541C7">
        <w:t>,</w:t>
      </w:r>
      <w:r w:rsidR="0077502B" w:rsidRPr="002A330A">
        <w:t xml:space="preserve"> 2017</w:t>
      </w:r>
      <w:r w:rsidR="00D72386" w:rsidRPr="002A330A">
        <w:t>. Software Requirements Specification document, WEATHER INFORMATION DISSEMINATION SYSTEM – [WIDS]. Last modified: 24</w:t>
      </w:r>
      <w:r w:rsidR="00D72386" w:rsidRPr="0011345A">
        <w:rPr>
          <w:vertAlign w:val="superscript"/>
        </w:rPr>
        <w:t>th</w:t>
      </w:r>
      <w:r w:rsidR="00D72386" w:rsidRPr="002A330A">
        <w:t>/11/2017.</w:t>
      </w:r>
    </w:p>
    <w:p w14:paraId="659CAF93" w14:textId="2D1AC0C5" w:rsidR="00892F11" w:rsidRPr="002A330A" w:rsidRDefault="00892F11" w:rsidP="00B541C7">
      <w:r>
        <w:rPr>
          <w:szCs w:val="24"/>
        </w:rPr>
        <w:t xml:space="preserve">[2] </w:t>
      </w:r>
      <w:r w:rsidRPr="002A330A">
        <w:rPr>
          <w:szCs w:val="24"/>
        </w:rPr>
        <w:t>IEEE Recommended Practice for Software Design Documentation</w:t>
      </w:r>
    </w:p>
    <w:p w14:paraId="0FFB0BAC" w14:textId="01A5BC86" w:rsidR="00D72386" w:rsidRPr="002A330A" w:rsidRDefault="0011345A" w:rsidP="00B541C7">
      <w:r w:rsidRPr="0011345A">
        <w:rPr>
          <w:szCs w:val="24"/>
          <w:u w:val="single"/>
        </w:rPr>
        <w:t>[</w:t>
      </w:r>
      <w:r w:rsidR="004764B9">
        <w:rPr>
          <w:szCs w:val="24"/>
          <w:u w:val="single"/>
        </w:rPr>
        <w:t>3</w:t>
      </w:r>
      <w:r w:rsidRPr="00356AA0">
        <w:rPr>
          <w:szCs w:val="24"/>
          <w:u w:val="single"/>
        </w:rPr>
        <w:t>]</w:t>
      </w:r>
      <w:r w:rsidRPr="00356AA0">
        <w:rPr>
          <w:b/>
          <w:szCs w:val="24"/>
          <w:u w:val="single"/>
        </w:rPr>
        <w:t xml:space="preserve"> </w:t>
      </w:r>
      <w:proofErr w:type="spellStart"/>
      <w:r w:rsidR="00D72386" w:rsidRPr="002A330A">
        <w:t>Mokhov</w:t>
      </w:r>
      <w:proofErr w:type="spellEnd"/>
      <w:r w:rsidR="00D72386" w:rsidRPr="002A330A">
        <w:t xml:space="preserve">, S. (2010). Selected Project Requirements. In Concordia. Retrieved from http://users.encs.concordia.ca/~c55414/selected-project-requirements.txt </w:t>
      </w:r>
    </w:p>
    <w:p w14:paraId="2CFB8FBD" w14:textId="5927A655" w:rsidR="005309A1" w:rsidRPr="00F27E71" w:rsidRDefault="0011345A" w:rsidP="00B541C7">
      <w:r w:rsidRPr="0011345A">
        <w:rPr>
          <w:szCs w:val="24"/>
          <w:u w:val="single"/>
        </w:rPr>
        <w:t>[</w:t>
      </w:r>
      <w:r w:rsidR="004764B9">
        <w:rPr>
          <w:szCs w:val="24"/>
          <w:u w:val="single"/>
        </w:rPr>
        <w:t>4</w:t>
      </w:r>
      <w:r w:rsidRPr="00356AA0">
        <w:rPr>
          <w:szCs w:val="24"/>
          <w:u w:val="single"/>
        </w:rPr>
        <w:t>]</w:t>
      </w:r>
      <w:r w:rsidRPr="00356AA0">
        <w:rPr>
          <w:b/>
          <w:szCs w:val="24"/>
          <w:u w:val="single"/>
        </w:rPr>
        <w:t xml:space="preserve"> </w:t>
      </w:r>
      <w:r w:rsidR="00F72B6A" w:rsidRPr="002A330A">
        <w:t>XML Legal Documents Utility Software Development Plan, Version 1.0, Last Updated on 2007-01-3</w:t>
      </w:r>
      <w:r w:rsidR="0026760F" w:rsidRPr="0011345A">
        <w:rPr>
          <w:sz w:val="23"/>
        </w:rPr>
        <w:t xml:space="preserve"> </w:t>
      </w:r>
    </w:p>
    <w:p w14:paraId="2104DC29" w14:textId="77777777" w:rsidR="00E41A73" w:rsidRPr="002A330A" w:rsidRDefault="00E41A73" w:rsidP="00BD18AC">
      <w:pPr>
        <w:spacing w:after="544" w:line="360" w:lineRule="auto"/>
        <w:ind w:left="0" w:right="-15" w:firstLine="0"/>
      </w:pPr>
    </w:p>
    <w:p w14:paraId="49C61FB9" w14:textId="77777777" w:rsidR="008C2F5B" w:rsidRPr="002A330A" w:rsidRDefault="0026760F" w:rsidP="002A330A">
      <w:pPr>
        <w:pStyle w:val="Heading2"/>
        <w:spacing w:line="360" w:lineRule="auto"/>
        <w:ind w:left="887" w:hanging="542"/>
        <w:jc w:val="both"/>
        <w:rPr>
          <w:rFonts w:ascii="Times New Roman" w:hAnsi="Times New Roman" w:cs="Times New Roman"/>
          <w:sz w:val="28"/>
          <w:szCs w:val="28"/>
        </w:rPr>
      </w:pPr>
      <w:bookmarkStart w:id="6" w:name="_Toc509850859"/>
      <w:r w:rsidRPr="002A330A">
        <w:rPr>
          <w:rFonts w:ascii="Times New Roman" w:hAnsi="Times New Roman" w:cs="Times New Roman"/>
          <w:sz w:val="28"/>
          <w:szCs w:val="28"/>
        </w:rPr>
        <w:lastRenderedPageBreak/>
        <w:t>Definitions and Acronyms</w:t>
      </w:r>
      <w:r w:rsidR="008C1E4A">
        <w:rPr>
          <w:rFonts w:ascii="Times New Roman" w:hAnsi="Times New Roman" w:cs="Times New Roman"/>
          <w:sz w:val="28"/>
          <w:szCs w:val="28"/>
        </w:rPr>
        <w:t>.</w:t>
      </w:r>
      <w:bookmarkEnd w:id="6"/>
    </w:p>
    <w:p w14:paraId="50BBE2C8" w14:textId="76396D6D" w:rsidR="003919A9" w:rsidRPr="005A7AC0" w:rsidRDefault="003919A9" w:rsidP="003919A9">
      <w:pPr>
        <w:pStyle w:val="Caption"/>
        <w:keepNext/>
        <w:rPr>
          <w:i w:val="0"/>
          <w:color w:val="auto"/>
          <w:sz w:val="24"/>
          <w:szCs w:val="24"/>
        </w:rPr>
      </w:pPr>
      <w:bookmarkStart w:id="7" w:name="_Toc509850925"/>
      <w:r w:rsidRPr="005A7AC0">
        <w:rPr>
          <w:i w:val="0"/>
          <w:color w:val="auto"/>
          <w:sz w:val="24"/>
          <w:szCs w:val="24"/>
        </w:rPr>
        <w:t xml:space="preserve">Table </w:t>
      </w:r>
      <w:r w:rsidR="00663867">
        <w:rPr>
          <w:i w:val="0"/>
          <w:color w:val="auto"/>
          <w:sz w:val="24"/>
          <w:szCs w:val="24"/>
        </w:rPr>
        <w:fldChar w:fldCharType="begin"/>
      </w:r>
      <w:r w:rsidR="00663867">
        <w:rPr>
          <w:i w:val="0"/>
          <w:color w:val="auto"/>
          <w:sz w:val="24"/>
          <w:szCs w:val="24"/>
        </w:rPr>
        <w:instrText xml:space="preserve"> STYLEREF 1 \s </w:instrText>
      </w:r>
      <w:r w:rsidR="00663867">
        <w:rPr>
          <w:i w:val="0"/>
          <w:color w:val="auto"/>
          <w:sz w:val="24"/>
          <w:szCs w:val="24"/>
        </w:rPr>
        <w:fldChar w:fldCharType="separate"/>
      </w:r>
      <w:r w:rsidR="00663867">
        <w:rPr>
          <w:i w:val="0"/>
          <w:noProof/>
          <w:color w:val="auto"/>
          <w:sz w:val="24"/>
          <w:szCs w:val="24"/>
        </w:rPr>
        <w:t>1</w:t>
      </w:r>
      <w:r w:rsidR="00663867">
        <w:rPr>
          <w:i w:val="0"/>
          <w:color w:val="auto"/>
          <w:sz w:val="24"/>
          <w:szCs w:val="24"/>
        </w:rPr>
        <w:fldChar w:fldCharType="end"/>
      </w:r>
      <w:r w:rsidR="00663867">
        <w:rPr>
          <w:i w:val="0"/>
          <w:color w:val="auto"/>
          <w:sz w:val="24"/>
          <w:szCs w:val="24"/>
        </w:rPr>
        <w:t>.</w:t>
      </w:r>
      <w:r w:rsidR="00663867">
        <w:rPr>
          <w:i w:val="0"/>
          <w:color w:val="auto"/>
          <w:sz w:val="24"/>
          <w:szCs w:val="24"/>
        </w:rPr>
        <w:fldChar w:fldCharType="begin"/>
      </w:r>
      <w:r w:rsidR="00663867">
        <w:rPr>
          <w:i w:val="0"/>
          <w:color w:val="auto"/>
          <w:sz w:val="24"/>
          <w:szCs w:val="24"/>
        </w:rPr>
        <w:instrText xml:space="preserve"> SEQ Table \* ARABIC \s 1 </w:instrText>
      </w:r>
      <w:r w:rsidR="00663867">
        <w:rPr>
          <w:i w:val="0"/>
          <w:color w:val="auto"/>
          <w:sz w:val="24"/>
          <w:szCs w:val="24"/>
        </w:rPr>
        <w:fldChar w:fldCharType="separate"/>
      </w:r>
      <w:r w:rsidR="00663867">
        <w:rPr>
          <w:i w:val="0"/>
          <w:noProof/>
          <w:color w:val="auto"/>
          <w:sz w:val="24"/>
          <w:szCs w:val="24"/>
        </w:rPr>
        <w:t>1</w:t>
      </w:r>
      <w:r w:rsidR="00663867">
        <w:rPr>
          <w:i w:val="0"/>
          <w:color w:val="auto"/>
          <w:sz w:val="24"/>
          <w:szCs w:val="24"/>
        </w:rPr>
        <w:fldChar w:fldCharType="end"/>
      </w:r>
      <w:r w:rsidRPr="005A7AC0">
        <w:rPr>
          <w:i w:val="0"/>
          <w:color w:val="auto"/>
          <w:sz w:val="24"/>
          <w:szCs w:val="24"/>
        </w:rPr>
        <w:t>: Definition and Acronyms</w:t>
      </w:r>
      <w:bookmarkEnd w:id="7"/>
      <w:r w:rsidR="004639A0">
        <w:rPr>
          <w:i w:val="0"/>
          <w:color w:val="auto"/>
          <w:sz w:val="24"/>
          <w:szCs w:val="24"/>
        </w:rPr>
        <w:t xml:space="preserve"> </w:t>
      </w:r>
    </w:p>
    <w:tbl>
      <w:tblPr>
        <w:tblW w:w="9776" w:type="dxa"/>
        <w:tblLook w:val="04A0" w:firstRow="1" w:lastRow="0" w:firstColumn="1" w:lastColumn="0" w:noHBand="0" w:noVBand="1"/>
      </w:tblPr>
      <w:tblGrid>
        <w:gridCol w:w="2284"/>
        <w:gridCol w:w="7492"/>
      </w:tblGrid>
      <w:tr w:rsidR="000844A4" w:rsidRPr="002A330A" w14:paraId="55A30C4E" w14:textId="77777777" w:rsidTr="00150130">
        <w:tc>
          <w:tcPr>
            <w:tcW w:w="0" w:type="auto"/>
            <w:shd w:val="clear" w:color="auto" w:fill="auto"/>
          </w:tcPr>
          <w:p w14:paraId="52F8060C" w14:textId="77777777" w:rsidR="000844A4" w:rsidRPr="002A330A" w:rsidRDefault="000844A4" w:rsidP="002A330A">
            <w:pPr>
              <w:spacing w:line="360" w:lineRule="auto"/>
              <w:rPr>
                <w:b/>
                <w:szCs w:val="24"/>
              </w:rPr>
            </w:pPr>
            <w:r w:rsidRPr="002A330A">
              <w:rPr>
                <w:b/>
                <w:szCs w:val="24"/>
              </w:rPr>
              <w:t>TERM</w:t>
            </w:r>
          </w:p>
        </w:tc>
        <w:tc>
          <w:tcPr>
            <w:tcW w:w="7492" w:type="dxa"/>
            <w:shd w:val="clear" w:color="auto" w:fill="auto"/>
          </w:tcPr>
          <w:p w14:paraId="100CC9B6" w14:textId="77777777" w:rsidR="000844A4" w:rsidRPr="002A330A" w:rsidRDefault="000844A4" w:rsidP="002A330A">
            <w:pPr>
              <w:spacing w:line="360" w:lineRule="auto"/>
              <w:rPr>
                <w:b/>
                <w:szCs w:val="24"/>
              </w:rPr>
            </w:pPr>
            <w:r w:rsidRPr="002A330A">
              <w:rPr>
                <w:b/>
                <w:szCs w:val="24"/>
              </w:rPr>
              <w:t>DEFINITION</w:t>
            </w:r>
          </w:p>
        </w:tc>
      </w:tr>
      <w:tr w:rsidR="000844A4" w:rsidRPr="002A330A" w14:paraId="2C1849AD" w14:textId="77777777" w:rsidTr="00150130">
        <w:tc>
          <w:tcPr>
            <w:tcW w:w="0" w:type="auto"/>
            <w:shd w:val="clear" w:color="auto" w:fill="auto"/>
          </w:tcPr>
          <w:p w14:paraId="6B1BE739" w14:textId="77777777" w:rsidR="000844A4" w:rsidRPr="002A330A" w:rsidRDefault="000844A4" w:rsidP="002A330A">
            <w:pPr>
              <w:spacing w:line="360" w:lineRule="auto"/>
              <w:rPr>
                <w:szCs w:val="24"/>
              </w:rPr>
            </w:pPr>
            <w:r w:rsidRPr="002A330A">
              <w:rPr>
                <w:szCs w:val="24"/>
              </w:rPr>
              <w:t>User</w:t>
            </w:r>
          </w:p>
        </w:tc>
        <w:tc>
          <w:tcPr>
            <w:tcW w:w="7492" w:type="dxa"/>
            <w:shd w:val="clear" w:color="auto" w:fill="auto"/>
          </w:tcPr>
          <w:p w14:paraId="28825C36" w14:textId="77777777" w:rsidR="000844A4" w:rsidRPr="002A330A" w:rsidRDefault="000844A4" w:rsidP="002A330A">
            <w:pPr>
              <w:spacing w:line="360" w:lineRule="auto"/>
              <w:rPr>
                <w:szCs w:val="24"/>
              </w:rPr>
            </w:pPr>
            <w:r w:rsidRPr="002A330A">
              <w:rPr>
                <w:szCs w:val="24"/>
              </w:rPr>
              <w:t>Someone who interacts with the system.</w:t>
            </w:r>
          </w:p>
        </w:tc>
      </w:tr>
      <w:tr w:rsidR="000844A4" w:rsidRPr="002A330A" w14:paraId="5866C15B" w14:textId="77777777" w:rsidTr="00150130">
        <w:tc>
          <w:tcPr>
            <w:tcW w:w="0" w:type="auto"/>
            <w:shd w:val="clear" w:color="auto" w:fill="auto"/>
          </w:tcPr>
          <w:p w14:paraId="3ACF4552" w14:textId="77777777" w:rsidR="000844A4" w:rsidRPr="002A330A" w:rsidRDefault="000844A4" w:rsidP="002A330A">
            <w:pPr>
              <w:spacing w:line="360" w:lineRule="auto"/>
              <w:rPr>
                <w:szCs w:val="24"/>
              </w:rPr>
            </w:pPr>
            <w:r w:rsidRPr="002A330A">
              <w:rPr>
                <w:szCs w:val="24"/>
              </w:rPr>
              <w:t>Stakeholder</w:t>
            </w:r>
          </w:p>
        </w:tc>
        <w:tc>
          <w:tcPr>
            <w:tcW w:w="7492" w:type="dxa"/>
            <w:shd w:val="clear" w:color="auto" w:fill="auto"/>
          </w:tcPr>
          <w:p w14:paraId="3CA31B9A" w14:textId="77777777" w:rsidR="000844A4" w:rsidRPr="002A330A" w:rsidRDefault="000844A4" w:rsidP="002A330A">
            <w:pPr>
              <w:spacing w:line="360" w:lineRule="auto"/>
              <w:rPr>
                <w:szCs w:val="24"/>
              </w:rPr>
            </w:pPr>
            <w:r w:rsidRPr="002A330A">
              <w:rPr>
                <w:szCs w:val="24"/>
              </w:rPr>
              <w:t>Any person who has interaction with the system who is not a developer</w:t>
            </w:r>
          </w:p>
        </w:tc>
      </w:tr>
      <w:tr w:rsidR="000844A4" w:rsidRPr="002A330A" w14:paraId="2286100C" w14:textId="77777777" w:rsidTr="00150130">
        <w:tc>
          <w:tcPr>
            <w:tcW w:w="0" w:type="auto"/>
            <w:shd w:val="clear" w:color="auto" w:fill="auto"/>
          </w:tcPr>
          <w:p w14:paraId="791494CD" w14:textId="77777777" w:rsidR="000844A4" w:rsidRPr="002A330A" w:rsidRDefault="000844A4" w:rsidP="002A330A">
            <w:pPr>
              <w:spacing w:line="360" w:lineRule="auto"/>
              <w:rPr>
                <w:b/>
                <w:szCs w:val="24"/>
              </w:rPr>
            </w:pPr>
            <w:r w:rsidRPr="002A330A">
              <w:rPr>
                <w:b/>
                <w:szCs w:val="24"/>
              </w:rPr>
              <w:t>ACRONYM</w:t>
            </w:r>
          </w:p>
        </w:tc>
        <w:tc>
          <w:tcPr>
            <w:tcW w:w="7492" w:type="dxa"/>
            <w:shd w:val="clear" w:color="auto" w:fill="auto"/>
          </w:tcPr>
          <w:p w14:paraId="259D6706" w14:textId="77777777" w:rsidR="000844A4" w:rsidRPr="002A330A" w:rsidRDefault="000844A4" w:rsidP="002A330A">
            <w:pPr>
              <w:spacing w:line="360" w:lineRule="auto"/>
              <w:rPr>
                <w:b/>
                <w:szCs w:val="24"/>
              </w:rPr>
            </w:pPr>
            <w:r w:rsidRPr="002A330A">
              <w:rPr>
                <w:b/>
                <w:szCs w:val="24"/>
              </w:rPr>
              <w:t>EXPLANATION</w:t>
            </w:r>
          </w:p>
        </w:tc>
      </w:tr>
      <w:tr w:rsidR="00B01C41" w:rsidRPr="002A330A" w14:paraId="623631B3" w14:textId="77777777" w:rsidTr="00150130">
        <w:tc>
          <w:tcPr>
            <w:tcW w:w="0" w:type="auto"/>
            <w:shd w:val="clear" w:color="auto" w:fill="auto"/>
          </w:tcPr>
          <w:p w14:paraId="0C225F0D" w14:textId="77777777" w:rsidR="00B01C41" w:rsidRPr="002A330A" w:rsidRDefault="00B01C41" w:rsidP="002A330A">
            <w:pPr>
              <w:spacing w:line="360" w:lineRule="auto"/>
              <w:rPr>
                <w:b/>
                <w:szCs w:val="24"/>
              </w:rPr>
            </w:pPr>
            <w:r w:rsidRPr="002A330A">
              <w:rPr>
                <w:szCs w:val="24"/>
              </w:rPr>
              <w:t>SDD</w:t>
            </w:r>
          </w:p>
        </w:tc>
        <w:tc>
          <w:tcPr>
            <w:tcW w:w="7492" w:type="dxa"/>
            <w:shd w:val="clear" w:color="auto" w:fill="auto"/>
          </w:tcPr>
          <w:p w14:paraId="1DA51C2A" w14:textId="77777777" w:rsidR="00B01C41" w:rsidRPr="002A330A" w:rsidRDefault="00FF1947" w:rsidP="002A330A">
            <w:pPr>
              <w:spacing w:line="360" w:lineRule="auto"/>
              <w:rPr>
                <w:b/>
                <w:szCs w:val="24"/>
              </w:rPr>
            </w:pPr>
            <w:r w:rsidRPr="00FF1947">
              <w:rPr>
                <w:szCs w:val="24"/>
              </w:rPr>
              <w:t>Software Design Document</w:t>
            </w:r>
          </w:p>
        </w:tc>
      </w:tr>
      <w:tr w:rsidR="00B01C41" w:rsidRPr="002A330A" w14:paraId="4E4C1421" w14:textId="77777777" w:rsidTr="00150130">
        <w:tc>
          <w:tcPr>
            <w:tcW w:w="0" w:type="auto"/>
            <w:shd w:val="clear" w:color="auto" w:fill="auto"/>
          </w:tcPr>
          <w:p w14:paraId="541D93F1" w14:textId="77777777" w:rsidR="00B01C41" w:rsidRPr="002A330A" w:rsidRDefault="00B01C41" w:rsidP="002A330A">
            <w:pPr>
              <w:spacing w:line="360" w:lineRule="auto"/>
              <w:rPr>
                <w:b/>
                <w:szCs w:val="24"/>
              </w:rPr>
            </w:pPr>
            <w:r w:rsidRPr="002A330A">
              <w:rPr>
                <w:szCs w:val="24"/>
              </w:rPr>
              <w:t>SRS</w:t>
            </w:r>
          </w:p>
        </w:tc>
        <w:tc>
          <w:tcPr>
            <w:tcW w:w="7492" w:type="dxa"/>
            <w:shd w:val="clear" w:color="auto" w:fill="auto"/>
          </w:tcPr>
          <w:p w14:paraId="0DC15E51" w14:textId="77777777" w:rsidR="00B01C41" w:rsidRPr="002A330A" w:rsidRDefault="00FF1947" w:rsidP="002A330A">
            <w:pPr>
              <w:spacing w:line="360" w:lineRule="auto"/>
              <w:rPr>
                <w:b/>
                <w:szCs w:val="24"/>
              </w:rPr>
            </w:pPr>
            <w:r w:rsidRPr="00FF1947">
              <w:rPr>
                <w:szCs w:val="24"/>
              </w:rPr>
              <w:t>Software Requirements Specification</w:t>
            </w:r>
          </w:p>
        </w:tc>
      </w:tr>
      <w:tr w:rsidR="000844A4" w:rsidRPr="002A330A" w14:paraId="000BC2F9" w14:textId="77777777" w:rsidTr="00150130">
        <w:tc>
          <w:tcPr>
            <w:tcW w:w="0" w:type="auto"/>
            <w:shd w:val="clear" w:color="auto" w:fill="auto"/>
          </w:tcPr>
          <w:p w14:paraId="57AD137F" w14:textId="77777777" w:rsidR="000844A4" w:rsidRPr="002A330A" w:rsidRDefault="000844A4" w:rsidP="002A330A">
            <w:pPr>
              <w:spacing w:line="360" w:lineRule="auto"/>
              <w:rPr>
                <w:szCs w:val="24"/>
              </w:rPr>
            </w:pPr>
            <w:r w:rsidRPr="002A330A">
              <w:rPr>
                <w:szCs w:val="24"/>
              </w:rPr>
              <w:t>UNMA</w:t>
            </w:r>
          </w:p>
        </w:tc>
        <w:tc>
          <w:tcPr>
            <w:tcW w:w="7492" w:type="dxa"/>
            <w:shd w:val="clear" w:color="auto" w:fill="auto"/>
          </w:tcPr>
          <w:p w14:paraId="25D1E35A" w14:textId="77777777" w:rsidR="000844A4" w:rsidRPr="002A330A" w:rsidRDefault="000844A4" w:rsidP="002A330A">
            <w:pPr>
              <w:spacing w:line="360" w:lineRule="auto"/>
              <w:rPr>
                <w:szCs w:val="24"/>
              </w:rPr>
            </w:pPr>
            <w:r w:rsidRPr="002A330A">
              <w:rPr>
                <w:szCs w:val="24"/>
              </w:rPr>
              <w:t>Uganda National Meteorological Authority.</w:t>
            </w:r>
          </w:p>
        </w:tc>
      </w:tr>
      <w:tr w:rsidR="000844A4" w:rsidRPr="002A330A" w14:paraId="11DE2853" w14:textId="77777777" w:rsidTr="00150130">
        <w:tc>
          <w:tcPr>
            <w:tcW w:w="0" w:type="auto"/>
            <w:shd w:val="clear" w:color="auto" w:fill="auto"/>
          </w:tcPr>
          <w:p w14:paraId="5E4384AD" w14:textId="77777777" w:rsidR="000844A4" w:rsidRPr="002A330A" w:rsidRDefault="000844A4" w:rsidP="002A330A">
            <w:pPr>
              <w:spacing w:line="360" w:lineRule="auto"/>
              <w:rPr>
                <w:szCs w:val="24"/>
              </w:rPr>
            </w:pPr>
            <w:r w:rsidRPr="002A330A">
              <w:rPr>
                <w:szCs w:val="24"/>
              </w:rPr>
              <w:t>WIDS</w:t>
            </w:r>
          </w:p>
        </w:tc>
        <w:tc>
          <w:tcPr>
            <w:tcW w:w="7492" w:type="dxa"/>
            <w:shd w:val="clear" w:color="auto" w:fill="auto"/>
          </w:tcPr>
          <w:p w14:paraId="5F45BFDB" w14:textId="77777777" w:rsidR="000844A4" w:rsidRPr="002A330A" w:rsidRDefault="000844A4" w:rsidP="002A330A">
            <w:pPr>
              <w:spacing w:line="360" w:lineRule="auto"/>
              <w:rPr>
                <w:szCs w:val="24"/>
              </w:rPr>
            </w:pPr>
            <w:r w:rsidRPr="002A330A">
              <w:rPr>
                <w:szCs w:val="24"/>
              </w:rPr>
              <w:t>Weather Information Dissemination System.</w:t>
            </w:r>
          </w:p>
        </w:tc>
      </w:tr>
      <w:tr w:rsidR="000844A4" w:rsidRPr="002A330A" w14:paraId="45F999C0" w14:textId="77777777" w:rsidTr="00150130">
        <w:tc>
          <w:tcPr>
            <w:tcW w:w="0" w:type="auto"/>
            <w:shd w:val="clear" w:color="auto" w:fill="auto"/>
          </w:tcPr>
          <w:p w14:paraId="12BDC3FC" w14:textId="71D70C3A" w:rsidR="000844A4" w:rsidRPr="002A330A" w:rsidRDefault="000844A4" w:rsidP="002A330A">
            <w:pPr>
              <w:spacing w:line="360" w:lineRule="auto"/>
              <w:rPr>
                <w:szCs w:val="24"/>
              </w:rPr>
            </w:pPr>
            <w:r w:rsidRPr="002A330A">
              <w:rPr>
                <w:szCs w:val="24"/>
              </w:rPr>
              <w:t>WIMEA</w:t>
            </w:r>
          </w:p>
        </w:tc>
        <w:tc>
          <w:tcPr>
            <w:tcW w:w="7492" w:type="dxa"/>
            <w:shd w:val="clear" w:color="auto" w:fill="auto"/>
          </w:tcPr>
          <w:p w14:paraId="15144722" w14:textId="2893DBB6" w:rsidR="000844A4" w:rsidRPr="002A330A" w:rsidRDefault="004A7CDD" w:rsidP="00400830">
            <w:pPr>
              <w:spacing w:line="360" w:lineRule="auto"/>
              <w:rPr>
                <w:szCs w:val="24"/>
              </w:rPr>
            </w:pPr>
            <w:r>
              <w:rPr>
                <w:szCs w:val="24"/>
              </w:rPr>
              <w:t xml:space="preserve">Improving East Africa’s </w:t>
            </w:r>
            <w:r w:rsidR="000844A4" w:rsidRPr="002A330A">
              <w:rPr>
                <w:szCs w:val="24"/>
              </w:rPr>
              <w:t xml:space="preserve">Weather Information Management </w:t>
            </w:r>
            <w:r>
              <w:rPr>
                <w:szCs w:val="24"/>
              </w:rPr>
              <w:t>through the Application of Suitable ICTs</w:t>
            </w:r>
            <w:r w:rsidR="000844A4" w:rsidRPr="002A330A">
              <w:rPr>
                <w:szCs w:val="24"/>
              </w:rPr>
              <w:t>.</w:t>
            </w:r>
            <w:r w:rsidR="004639A0">
              <w:rPr>
                <w:szCs w:val="24"/>
              </w:rPr>
              <w:t xml:space="preserve"> </w:t>
            </w:r>
          </w:p>
        </w:tc>
      </w:tr>
      <w:tr w:rsidR="00273D83" w:rsidRPr="002A330A" w14:paraId="733F05A5" w14:textId="77777777" w:rsidTr="00150130">
        <w:tc>
          <w:tcPr>
            <w:tcW w:w="0" w:type="auto"/>
            <w:shd w:val="clear" w:color="auto" w:fill="auto"/>
          </w:tcPr>
          <w:p w14:paraId="400177A3" w14:textId="747F6C25" w:rsidR="00273D83" w:rsidRPr="004C211E" w:rsidRDefault="00273D83" w:rsidP="004C211E">
            <w:pPr>
              <w:spacing w:line="360" w:lineRule="auto"/>
              <w:rPr>
                <w:szCs w:val="24"/>
              </w:rPr>
            </w:pPr>
            <w:r>
              <w:rPr>
                <w:szCs w:val="24"/>
              </w:rPr>
              <w:t>WRF</w:t>
            </w:r>
          </w:p>
        </w:tc>
        <w:tc>
          <w:tcPr>
            <w:tcW w:w="7492" w:type="dxa"/>
            <w:shd w:val="clear" w:color="auto" w:fill="auto"/>
          </w:tcPr>
          <w:p w14:paraId="366B3ED0" w14:textId="7EDDCE32" w:rsidR="00273D83" w:rsidRDefault="00273D83" w:rsidP="002A330A">
            <w:pPr>
              <w:spacing w:line="360" w:lineRule="auto"/>
              <w:rPr>
                <w:szCs w:val="24"/>
              </w:rPr>
            </w:pPr>
            <w:r>
              <w:rPr>
                <w:szCs w:val="24"/>
              </w:rPr>
              <w:t xml:space="preserve">Weather Research and Forecasting </w:t>
            </w:r>
            <w:r w:rsidR="00791C90">
              <w:rPr>
                <w:szCs w:val="24"/>
              </w:rPr>
              <w:t>model</w:t>
            </w:r>
          </w:p>
          <w:p w14:paraId="040C9F11" w14:textId="441588C1" w:rsidR="004C211E" w:rsidRPr="002A330A" w:rsidRDefault="004C211E" w:rsidP="002A330A">
            <w:pPr>
              <w:spacing w:line="360" w:lineRule="auto"/>
              <w:rPr>
                <w:szCs w:val="24"/>
              </w:rPr>
            </w:pPr>
          </w:p>
        </w:tc>
      </w:tr>
      <w:tr w:rsidR="004C211E" w:rsidRPr="002A330A" w14:paraId="19E7C75E" w14:textId="77777777" w:rsidTr="00150130">
        <w:trPr>
          <w:trHeight w:val="530"/>
        </w:trPr>
        <w:tc>
          <w:tcPr>
            <w:tcW w:w="0" w:type="auto"/>
            <w:shd w:val="clear" w:color="auto" w:fill="auto"/>
          </w:tcPr>
          <w:p w14:paraId="66415751" w14:textId="57BC85C7" w:rsidR="004C211E" w:rsidRDefault="004C211E" w:rsidP="004C211E">
            <w:pPr>
              <w:spacing w:line="360" w:lineRule="auto"/>
              <w:rPr>
                <w:szCs w:val="24"/>
              </w:rPr>
            </w:pPr>
            <w:r w:rsidRPr="004C211E">
              <w:rPr>
                <w:b/>
                <w:szCs w:val="24"/>
              </w:rPr>
              <w:t>ABBREVIATIO</w:t>
            </w:r>
            <w:r w:rsidR="00642BEE">
              <w:rPr>
                <w:b/>
                <w:szCs w:val="24"/>
              </w:rPr>
              <w:t>N</w:t>
            </w:r>
          </w:p>
        </w:tc>
        <w:tc>
          <w:tcPr>
            <w:tcW w:w="7492" w:type="dxa"/>
            <w:shd w:val="clear" w:color="auto" w:fill="auto"/>
          </w:tcPr>
          <w:p w14:paraId="05933629" w14:textId="77777777" w:rsidR="004C211E" w:rsidRPr="004C211E" w:rsidRDefault="004C211E" w:rsidP="004C211E">
            <w:pPr>
              <w:spacing w:line="360" w:lineRule="auto"/>
              <w:rPr>
                <w:b/>
                <w:szCs w:val="24"/>
              </w:rPr>
            </w:pPr>
            <w:r w:rsidRPr="004C211E">
              <w:rPr>
                <w:b/>
                <w:szCs w:val="24"/>
              </w:rPr>
              <w:t>MEANING</w:t>
            </w:r>
          </w:p>
          <w:p w14:paraId="73BFA347" w14:textId="77777777" w:rsidR="004C211E" w:rsidRDefault="004C211E" w:rsidP="002A330A">
            <w:pPr>
              <w:spacing w:line="360" w:lineRule="auto"/>
              <w:rPr>
                <w:szCs w:val="24"/>
              </w:rPr>
            </w:pPr>
          </w:p>
        </w:tc>
      </w:tr>
      <w:tr w:rsidR="004C211E" w:rsidRPr="002A330A" w14:paraId="3D667032" w14:textId="77777777" w:rsidTr="00150130">
        <w:tc>
          <w:tcPr>
            <w:tcW w:w="0" w:type="auto"/>
            <w:shd w:val="clear" w:color="auto" w:fill="auto"/>
          </w:tcPr>
          <w:p w14:paraId="205862B9" w14:textId="59910336" w:rsidR="004C211E" w:rsidRPr="004C211E" w:rsidRDefault="004C211E" w:rsidP="004C211E">
            <w:pPr>
              <w:spacing w:line="360" w:lineRule="auto"/>
              <w:rPr>
                <w:szCs w:val="24"/>
              </w:rPr>
            </w:pPr>
            <w:r w:rsidRPr="004C211E">
              <w:rPr>
                <w:szCs w:val="24"/>
              </w:rPr>
              <w:t>Admin</w:t>
            </w:r>
          </w:p>
        </w:tc>
        <w:tc>
          <w:tcPr>
            <w:tcW w:w="7492" w:type="dxa"/>
            <w:shd w:val="clear" w:color="auto" w:fill="auto"/>
          </w:tcPr>
          <w:p w14:paraId="79D00BED" w14:textId="39BEB853" w:rsidR="004C211E" w:rsidRPr="004C211E" w:rsidRDefault="004C211E" w:rsidP="004C211E">
            <w:pPr>
              <w:spacing w:line="360" w:lineRule="auto"/>
              <w:rPr>
                <w:szCs w:val="24"/>
              </w:rPr>
            </w:pPr>
            <w:r w:rsidRPr="004C211E">
              <w:rPr>
                <w:szCs w:val="24"/>
              </w:rPr>
              <w:t>Administrator</w:t>
            </w:r>
          </w:p>
        </w:tc>
      </w:tr>
      <w:tr w:rsidR="004C211E" w:rsidRPr="002A330A" w14:paraId="241F551D" w14:textId="77777777" w:rsidTr="00150130">
        <w:tc>
          <w:tcPr>
            <w:tcW w:w="0" w:type="auto"/>
            <w:shd w:val="clear" w:color="auto" w:fill="auto"/>
          </w:tcPr>
          <w:p w14:paraId="7D250F58" w14:textId="20AB2A5A" w:rsidR="004C211E" w:rsidRDefault="004C211E" w:rsidP="002A330A">
            <w:pPr>
              <w:spacing w:line="360" w:lineRule="auto"/>
              <w:rPr>
                <w:szCs w:val="24"/>
              </w:rPr>
            </w:pPr>
            <w:proofErr w:type="spellStart"/>
            <w:r>
              <w:rPr>
                <w:szCs w:val="24"/>
              </w:rPr>
              <w:t>Agric</w:t>
            </w:r>
            <w:proofErr w:type="spellEnd"/>
          </w:p>
        </w:tc>
        <w:tc>
          <w:tcPr>
            <w:tcW w:w="7492" w:type="dxa"/>
            <w:shd w:val="clear" w:color="auto" w:fill="auto"/>
          </w:tcPr>
          <w:p w14:paraId="11CA9769" w14:textId="0F1C6F32" w:rsidR="004C211E" w:rsidRDefault="004C211E" w:rsidP="002A330A">
            <w:pPr>
              <w:spacing w:line="360" w:lineRule="auto"/>
              <w:rPr>
                <w:szCs w:val="24"/>
              </w:rPr>
            </w:pPr>
            <w:r>
              <w:rPr>
                <w:szCs w:val="24"/>
              </w:rPr>
              <w:t>Agriculture</w:t>
            </w:r>
          </w:p>
        </w:tc>
      </w:tr>
    </w:tbl>
    <w:p w14:paraId="53C88D2A" w14:textId="5F18F97B" w:rsidR="001A67DB" w:rsidRDefault="001A67DB" w:rsidP="002A330A">
      <w:pPr>
        <w:autoSpaceDE w:val="0"/>
        <w:autoSpaceDN w:val="0"/>
        <w:adjustRightInd w:val="0"/>
        <w:spacing w:line="360" w:lineRule="auto"/>
        <w:ind w:left="0" w:firstLine="0"/>
        <w:rPr>
          <w:szCs w:val="24"/>
        </w:rPr>
      </w:pPr>
    </w:p>
    <w:p w14:paraId="398A8835" w14:textId="77777777" w:rsidR="00400830" w:rsidRDefault="00400830" w:rsidP="002A330A">
      <w:pPr>
        <w:autoSpaceDE w:val="0"/>
        <w:autoSpaceDN w:val="0"/>
        <w:adjustRightInd w:val="0"/>
        <w:spacing w:line="360" w:lineRule="auto"/>
        <w:ind w:left="0" w:firstLine="0"/>
        <w:rPr>
          <w:szCs w:val="24"/>
        </w:rPr>
      </w:pPr>
    </w:p>
    <w:p w14:paraId="12983498" w14:textId="77777777" w:rsidR="00400830" w:rsidRDefault="00400830" w:rsidP="002A330A">
      <w:pPr>
        <w:autoSpaceDE w:val="0"/>
        <w:autoSpaceDN w:val="0"/>
        <w:adjustRightInd w:val="0"/>
        <w:spacing w:line="360" w:lineRule="auto"/>
        <w:ind w:left="0" w:firstLine="0"/>
        <w:rPr>
          <w:szCs w:val="24"/>
        </w:rPr>
      </w:pPr>
    </w:p>
    <w:p w14:paraId="74501510" w14:textId="77777777" w:rsidR="00400830" w:rsidRPr="002A330A" w:rsidRDefault="00400830" w:rsidP="002A330A">
      <w:pPr>
        <w:autoSpaceDE w:val="0"/>
        <w:autoSpaceDN w:val="0"/>
        <w:adjustRightInd w:val="0"/>
        <w:spacing w:line="360" w:lineRule="auto"/>
        <w:ind w:left="0" w:firstLine="0"/>
        <w:rPr>
          <w:szCs w:val="24"/>
        </w:rPr>
      </w:pPr>
    </w:p>
    <w:p w14:paraId="4FDC78C5" w14:textId="77777777" w:rsidR="008C2F5B" w:rsidRPr="00372729" w:rsidRDefault="0026760F" w:rsidP="00372729">
      <w:pPr>
        <w:pStyle w:val="Heading1"/>
        <w:spacing w:after="321" w:line="360" w:lineRule="auto"/>
        <w:ind w:left="345" w:hanging="360"/>
        <w:jc w:val="both"/>
        <w:rPr>
          <w:rFonts w:ascii="Times New Roman" w:hAnsi="Times New Roman" w:cs="Times New Roman"/>
          <w:sz w:val="28"/>
          <w:szCs w:val="28"/>
        </w:rPr>
      </w:pPr>
      <w:bookmarkStart w:id="8" w:name="_Toc509850860"/>
      <w:r w:rsidRPr="00372729">
        <w:rPr>
          <w:rFonts w:ascii="Times New Roman" w:hAnsi="Times New Roman" w:cs="Times New Roman"/>
          <w:sz w:val="28"/>
          <w:szCs w:val="28"/>
        </w:rPr>
        <w:lastRenderedPageBreak/>
        <w:t>SYSTEM OVERVIEW</w:t>
      </w:r>
      <w:r w:rsidR="00FA6228" w:rsidRPr="00372729">
        <w:rPr>
          <w:rFonts w:ascii="Times New Roman" w:hAnsi="Times New Roman" w:cs="Times New Roman"/>
          <w:sz w:val="28"/>
          <w:szCs w:val="28"/>
        </w:rPr>
        <w:t>.</w:t>
      </w:r>
      <w:bookmarkEnd w:id="8"/>
    </w:p>
    <w:p w14:paraId="581208B6" w14:textId="5A0571C3" w:rsidR="007E3CB7" w:rsidRPr="00856FFE" w:rsidRDefault="0061035F" w:rsidP="00856FFE">
      <w:pPr>
        <w:pStyle w:val="R-Normal"/>
        <w:spacing w:line="360" w:lineRule="auto"/>
        <w:jc w:val="both"/>
        <w:rPr>
          <w:rFonts w:ascii="Times New Roman" w:hAnsi="Times New Roman"/>
          <w:color w:val="000000"/>
          <w:sz w:val="24"/>
          <w:szCs w:val="22"/>
          <w:lang w:val="en-GB" w:eastAsia="en-GB"/>
        </w:rPr>
      </w:pPr>
      <w:r>
        <w:rPr>
          <w:rFonts w:ascii="Times New Roman" w:hAnsi="Times New Roman"/>
          <w:color w:val="000000"/>
          <w:sz w:val="24"/>
          <w:szCs w:val="22"/>
          <w:lang w:val="en-GB" w:eastAsia="en-GB"/>
        </w:rPr>
        <w:t>Due to the delays involved in creating and disseminating weather information to different sectors in Uganda</w:t>
      </w:r>
      <w:r w:rsidR="00A83364">
        <w:rPr>
          <w:rFonts w:ascii="Times New Roman" w:hAnsi="Times New Roman"/>
          <w:color w:val="000000"/>
          <w:sz w:val="24"/>
          <w:szCs w:val="22"/>
          <w:lang w:val="en-GB" w:eastAsia="en-GB"/>
        </w:rPr>
        <w:t>,</w:t>
      </w:r>
      <w:r w:rsidR="007E3CB7" w:rsidRPr="00856FFE">
        <w:rPr>
          <w:rFonts w:ascii="Times New Roman" w:hAnsi="Times New Roman"/>
          <w:color w:val="000000"/>
          <w:sz w:val="24"/>
          <w:szCs w:val="22"/>
          <w:lang w:val="en-GB" w:eastAsia="en-GB"/>
        </w:rPr>
        <w:t xml:space="preserve"> </w:t>
      </w:r>
      <w:r w:rsidR="004A7CDD">
        <w:rPr>
          <w:rFonts w:ascii="Times New Roman" w:hAnsi="Times New Roman"/>
          <w:color w:val="000000"/>
          <w:sz w:val="24"/>
          <w:szCs w:val="22"/>
          <w:lang w:val="en-GB" w:eastAsia="en-GB"/>
        </w:rPr>
        <w:t xml:space="preserve">the </w:t>
      </w:r>
      <w:r w:rsidR="007E3CB7" w:rsidRPr="00856FFE">
        <w:rPr>
          <w:rFonts w:ascii="Times New Roman" w:hAnsi="Times New Roman"/>
          <w:color w:val="000000"/>
          <w:sz w:val="24"/>
          <w:szCs w:val="22"/>
          <w:lang w:val="en-GB" w:eastAsia="en-GB"/>
        </w:rPr>
        <w:t xml:space="preserve">project team decided to develop the Weather Information Dissemination System that is intended to automate the </w:t>
      </w:r>
      <w:r w:rsidR="00642BEE">
        <w:rPr>
          <w:rFonts w:ascii="Times New Roman" w:hAnsi="Times New Roman"/>
          <w:color w:val="000000"/>
          <w:sz w:val="24"/>
          <w:szCs w:val="22"/>
          <w:lang w:val="en-GB" w:eastAsia="en-GB"/>
        </w:rPr>
        <w:t>weather dissemination process</w:t>
      </w:r>
      <w:r w:rsidR="00A02BBE">
        <w:rPr>
          <w:rFonts w:ascii="Times New Roman" w:hAnsi="Times New Roman"/>
          <w:color w:val="000000"/>
          <w:sz w:val="24"/>
          <w:szCs w:val="22"/>
          <w:lang w:val="en-GB" w:eastAsia="en-GB"/>
        </w:rPr>
        <w:t xml:space="preserve">. This shall involve </w:t>
      </w:r>
      <w:r w:rsidR="007A21C0">
        <w:rPr>
          <w:rFonts w:ascii="Times New Roman" w:hAnsi="Times New Roman"/>
          <w:color w:val="000000"/>
          <w:sz w:val="24"/>
          <w:szCs w:val="22"/>
          <w:lang w:val="en-GB" w:eastAsia="en-GB"/>
        </w:rPr>
        <w:t xml:space="preserve">creating a link between the modelling software and the dissemination tools in order to smoothen the </w:t>
      </w:r>
      <w:r w:rsidR="007E3CB7" w:rsidRPr="00856FFE">
        <w:rPr>
          <w:rFonts w:ascii="Times New Roman" w:hAnsi="Times New Roman"/>
          <w:color w:val="000000"/>
          <w:sz w:val="24"/>
          <w:szCs w:val="22"/>
          <w:lang w:val="en-GB" w:eastAsia="en-GB"/>
        </w:rPr>
        <w:t>provi</w:t>
      </w:r>
      <w:r w:rsidR="007A21C0">
        <w:rPr>
          <w:rFonts w:ascii="Times New Roman" w:hAnsi="Times New Roman"/>
          <w:color w:val="000000"/>
          <w:sz w:val="24"/>
          <w:szCs w:val="22"/>
          <w:lang w:val="en-GB" w:eastAsia="en-GB"/>
        </w:rPr>
        <w:t>sion of</w:t>
      </w:r>
      <w:r w:rsidR="007E3CB7" w:rsidRPr="00856FFE">
        <w:rPr>
          <w:rFonts w:ascii="Times New Roman" w:hAnsi="Times New Roman"/>
          <w:color w:val="000000"/>
          <w:sz w:val="24"/>
          <w:szCs w:val="22"/>
          <w:lang w:val="en-GB" w:eastAsia="en-GB"/>
        </w:rPr>
        <w:t xml:space="preserve"> weather forecast information and advisories to stakeholders in Agriculture </w:t>
      </w:r>
      <w:r w:rsidR="008779AD">
        <w:rPr>
          <w:rFonts w:ascii="Times New Roman" w:hAnsi="Times New Roman"/>
          <w:color w:val="000000"/>
          <w:sz w:val="24"/>
          <w:szCs w:val="22"/>
          <w:lang w:val="en-GB" w:eastAsia="en-GB"/>
        </w:rPr>
        <w:t xml:space="preserve">sector </w:t>
      </w:r>
      <w:r w:rsidR="007E3CB7" w:rsidRPr="00856FFE">
        <w:rPr>
          <w:rFonts w:ascii="Times New Roman" w:hAnsi="Times New Roman"/>
          <w:color w:val="000000"/>
          <w:sz w:val="24"/>
          <w:szCs w:val="22"/>
          <w:lang w:val="en-GB" w:eastAsia="en-GB"/>
        </w:rPr>
        <w:t>that include the farmers, Farmers’ Associati</w:t>
      </w:r>
      <w:r w:rsidR="00AA48D3">
        <w:rPr>
          <w:rFonts w:ascii="Times New Roman" w:hAnsi="Times New Roman"/>
          <w:color w:val="000000"/>
          <w:sz w:val="24"/>
          <w:szCs w:val="22"/>
          <w:lang w:val="en-GB" w:eastAsia="en-GB"/>
        </w:rPr>
        <w:t xml:space="preserve">ons and their </w:t>
      </w:r>
      <w:r w:rsidR="003537F3">
        <w:rPr>
          <w:rFonts w:ascii="Times New Roman" w:hAnsi="Times New Roman"/>
          <w:color w:val="000000"/>
          <w:sz w:val="24"/>
          <w:szCs w:val="22"/>
          <w:lang w:val="en-GB" w:eastAsia="en-GB"/>
        </w:rPr>
        <w:t xml:space="preserve">extension </w:t>
      </w:r>
      <w:r w:rsidR="00AA48D3">
        <w:rPr>
          <w:rFonts w:ascii="Times New Roman" w:hAnsi="Times New Roman"/>
          <w:color w:val="000000"/>
          <w:sz w:val="24"/>
          <w:szCs w:val="22"/>
          <w:lang w:val="en-GB" w:eastAsia="en-GB"/>
        </w:rPr>
        <w:t>workers</w:t>
      </w:r>
      <w:r w:rsidR="007E10B0">
        <w:rPr>
          <w:rFonts w:ascii="Times New Roman" w:hAnsi="Times New Roman"/>
          <w:color w:val="000000"/>
          <w:sz w:val="24"/>
          <w:szCs w:val="22"/>
          <w:lang w:val="en-GB" w:eastAsia="en-GB"/>
        </w:rPr>
        <w:t xml:space="preserve"> through the use of a live map that shall provide this information to exact locations on the map</w:t>
      </w:r>
      <w:r w:rsidR="00AA48D3">
        <w:rPr>
          <w:rFonts w:ascii="Times New Roman" w:hAnsi="Times New Roman"/>
          <w:color w:val="000000"/>
          <w:sz w:val="24"/>
          <w:szCs w:val="22"/>
          <w:lang w:val="en-GB" w:eastAsia="en-GB"/>
        </w:rPr>
        <w:t>. Some other sectors to which service may be extended include the Construction and Disaster Management sector.</w:t>
      </w:r>
    </w:p>
    <w:p w14:paraId="46E52494" w14:textId="04106753" w:rsidR="00F66AD5" w:rsidRPr="00F66AD5" w:rsidRDefault="00F66AD5" w:rsidP="00F66AD5">
      <w:pPr>
        <w:pStyle w:val="R-Normal"/>
        <w:spacing w:line="360" w:lineRule="auto"/>
        <w:jc w:val="both"/>
        <w:rPr>
          <w:rFonts w:ascii="Times New Roman" w:hAnsi="Times New Roman"/>
          <w:color w:val="000000"/>
          <w:sz w:val="24"/>
          <w:szCs w:val="22"/>
          <w:lang w:val="en-GB" w:eastAsia="en-GB"/>
        </w:rPr>
      </w:pPr>
      <w:r w:rsidRPr="00F66AD5">
        <w:rPr>
          <w:rFonts w:ascii="Times New Roman" w:hAnsi="Times New Roman"/>
          <w:color w:val="000000"/>
          <w:sz w:val="24"/>
          <w:szCs w:val="22"/>
          <w:lang w:val="en-GB" w:eastAsia="en-GB"/>
        </w:rPr>
        <w:t xml:space="preserve">The WIDS consists of three major components that </w:t>
      </w:r>
      <w:r w:rsidR="00367C4C">
        <w:rPr>
          <w:rFonts w:ascii="Times New Roman" w:hAnsi="Times New Roman"/>
          <w:color w:val="000000"/>
          <w:sz w:val="24"/>
          <w:szCs w:val="22"/>
          <w:lang w:val="en-GB" w:eastAsia="en-GB"/>
        </w:rPr>
        <w:t>include; the Modelling, Conversion and Dissemination c</w:t>
      </w:r>
      <w:r w:rsidRPr="00F66AD5">
        <w:rPr>
          <w:rFonts w:ascii="Times New Roman" w:hAnsi="Times New Roman"/>
          <w:color w:val="000000"/>
          <w:sz w:val="24"/>
          <w:szCs w:val="22"/>
          <w:lang w:val="en-GB" w:eastAsia="en-GB"/>
        </w:rPr>
        <w:t xml:space="preserve">omponent together with a Database for data storage. </w:t>
      </w:r>
      <w:r w:rsidR="00031BAE">
        <w:rPr>
          <w:rFonts w:ascii="Times New Roman" w:hAnsi="Times New Roman"/>
          <w:color w:val="000000"/>
          <w:sz w:val="24"/>
          <w:szCs w:val="22"/>
          <w:lang w:val="en-GB" w:eastAsia="en-GB"/>
        </w:rPr>
        <w:t xml:space="preserve">It </w:t>
      </w:r>
      <w:r w:rsidRPr="00F66AD5">
        <w:rPr>
          <w:rFonts w:ascii="Times New Roman" w:hAnsi="Times New Roman"/>
          <w:color w:val="000000"/>
          <w:sz w:val="24"/>
          <w:szCs w:val="22"/>
          <w:lang w:val="en-GB" w:eastAsia="en-GB"/>
        </w:rPr>
        <w:t>shall be built using</w:t>
      </w:r>
      <w:r w:rsidR="00065DEC">
        <w:rPr>
          <w:rFonts w:ascii="Times New Roman" w:hAnsi="Times New Roman"/>
          <w:color w:val="000000"/>
          <w:sz w:val="24"/>
          <w:szCs w:val="22"/>
          <w:lang w:val="en-GB" w:eastAsia="en-GB"/>
        </w:rPr>
        <w:t xml:space="preserve"> </w:t>
      </w:r>
      <w:r w:rsidR="0061035F">
        <w:rPr>
          <w:rFonts w:ascii="Times New Roman" w:hAnsi="Times New Roman"/>
          <w:color w:val="000000"/>
          <w:sz w:val="24"/>
          <w:szCs w:val="22"/>
          <w:lang w:val="en-GB" w:eastAsia="en-GB"/>
        </w:rPr>
        <w:t xml:space="preserve">an MVC design pattern from the Code Igniter </w:t>
      </w:r>
      <w:r w:rsidR="00A83364">
        <w:rPr>
          <w:rFonts w:ascii="Times New Roman" w:hAnsi="Times New Roman"/>
          <w:color w:val="000000"/>
          <w:sz w:val="24"/>
          <w:szCs w:val="22"/>
          <w:lang w:val="en-GB" w:eastAsia="en-GB"/>
        </w:rPr>
        <w:t>framework</w:t>
      </w:r>
      <w:r w:rsidR="00AA48D3">
        <w:rPr>
          <w:rFonts w:ascii="Times New Roman" w:hAnsi="Times New Roman"/>
          <w:color w:val="000000"/>
          <w:sz w:val="24"/>
          <w:szCs w:val="22"/>
          <w:lang w:val="en-GB" w:eastAsia="en-GB"/>
        </w:rPr>
        <w:t xml:space="preserve"> and the computer for use during</w:t>
      </w:r>
      <w:r w:rsidR="00504C40">
        <w:rPr>
          <w:rFonts w:ascii="Times New Roman" w:hAnsi="Times New Roman"/>
          <w:color w:val="000000"/>
          <w:sz w:val="24"/>
          <w:szCs w:val="22"/>
          <w:lang w:val="en-GB" w:eastAsia="en-GB"/>
        </w:rPr>
        <w:t xml:space="preserve"> development shall be </w:t>
      </w:r>
      <w:r w:rsidRPr="00F66AD5">
        <w:rPr>
          <w:rFonts w:ascii="Times New Roman" w:hAnsi="Times New Roman"/>
          <w:color w:val="000000"/>
          <w:sz w:val="24"/>
          <w:szCs w:val="22"/>
          <w:lang w:val="en-GB" w:eastAsia="en-GB"/>
        </w:rPr>
        <w:t>equipped with web browser such as internet Explorer, Mozilla and Google Chrome</w:t>
      </w:r>
      <w:r w:rsidR="00504C40">
        <w:rPr>
          <w:rFonts w:ascii="Times New Roman" w:hAnsi="Times New Roman"/>
          <w:color w:val="000000"/>
          <w:sz w:val="24"/>
          <w:szCs w:val="22"/>
          <w:lang w:val="en-GB" w:eastAsia="en-GB"/>
        </w:rPr>
        <w:t xml:space="preserve"> for preview of any system changes implemented</w:t>
      </w:r>
      <w:r w:rsidRPr="00F66AD5">
        <w:rPr>
          <w:rFonts w:ascii="Times New Roman" w:hAnsi="Times New Roman"/>
          <w:color w:val="000000"/>
          <w:sz w:val="24"/>
          <w:szCs w:val="22"/>
          <w:lang w:val="en-GB" w:eastAsia="en-GB"/>
        </w:rPr>
        <w:t xml:space="preserve">. </w:t>
      </w:r>
    </w:p>
    <w:p w14:paraId="5FB92246" w14:textId="6288B273" w:rsidR="004D0FC3" w:rsidRDefault="00F66AD5" w:rsidP="00F66AD5">
      <w:pPr>
        <w:pStyle w:val="R-Normal"/>
        <w:spacing w:line="360" w:lineRule="auto"/>
        <w:jc w:val="both"/>
        <w:rPr>
          <w:rFonts w:ascii="Times New Roman" w:hAnsi="Times New Roman"/>
          <w:color w:val="000000"/>
          <w:sz w:val="24"/>
          <w:szCs w:val="22"/>
          <w:lang w:val="en-GB" w:eastAsia="en-GB"/>
        </w:rPr>
      </w:pPr>
      <w:r w:rsidRPr="00F66AD5">
        <w:rPr>
          <w:rFonts w:ascii="Times New Roman" w:hAnsi="Times New Roman"/>
          <w:color w:val="000000"/>
          <w:sz w:val="24"/>
          <w:szCs w:val="22"/>
          <w:lang w:val="en-GB" w:eastAsia="en-GB"/>
        </w:rPr>
        <w:t xml:space="preserve">The product shall be accessed and used only in the presence of an internet connection. </w:t>
      </w:r>
    </w:p>
    <w:p w14:paraId="5C64AF78" w14:textId="5D269C63" w:rsidR="00F66AD5" w:rsidRPr="00F66AD5" w:rsidRDefault="00F66AD5" w:rsidP="00F66AD5">
      <w:pPr>
        <w:pStyle w:val="R-Normal"/>
        <w:spacing w:line="360" w:lineRule="auto"/>
        <w:jc w:val="both"/>
        <w:rPr>
          <w:rFonts w:ascii="Times New Roman" w:hAnsi="Times New Roman"/>
          <w:color w:val="000000"/>
          <w:sz w:val="24"/>
          <w:szCs w:val="22"/>
          <w:lang w:val="en-GB" w:eastAsia="en-GB"/>
        </w:rPr>
      </w:pPr>
      <w:r w:rsidRPr="00F66AD5">
        <w:rPr>
          <w:rFonts w:ascii="Times New Roman" w:hAnsi="Times New Roman"/>
          <w:color w:val="000000"/>
          <w:sz w:val="24"/>
          <w:szCs w:val="22"/>
          <w:lang w:val="en-GB" w:eastAsia="en-GB"/>
        </w:rPr>
        <w:t xml:space="preserve">The web version of the Weather Information Dissemination System will be supported by browsers such as Mozilla Firefox, Google chrome and many more, working on most operating systems and accessible through any laptop and desktop, </w:t>
      </w:r>
      <w:r w:rsidR="00093DA1">
        <w:rPr>
          <w:rFonts w:ascii="Times New Roman" w:hAnsi="Times New Roman"/>
          <w:color w:val="000000"/>
          <w:sz w:val="24"/>
          <w:szCs w:val="22"/>
          <w:lang w:val="en-GB" w:eastAsia="en-GB"/>
        </w:rPr>
        <w:t xml:space="preserve">and other mobile computing device </w:t>
      </w:r>
      <w:r w:rsidRPr="00F66AD5">
        <w:rPr>
          <w:rFonts w:ascii="Times New Roman" w:hAnsi="Times New Roman"/>
          <w:color w:val="000000"/>
          <w:sz w:val="24"/>
          <w:szCs w:val="22"/>
          <w:lang w:val="en-GB" w:eastAsia="en-GB"/>
        </w:rPr>
        <w:t xml:space="preserve">that is connected to internet. </w:t>
      </w:r>
    </w:p>
    <w:p w14:paraId="1D874DE5" w14:textId="4AF3FA43" w:rsidR="001A2167" w:rsidRPr="001A2167" w:rsidRDefault="001A2167" w:rsidP="0036164D">
      <w:pPr>
        <w:pStyle w:val="R-Normal"/>
        <w:spacing w:line="360" w:lineRule="auto"/>
        <w:jc w:val="both"/>
        <w:rPr>
          <w:rFonts w:ascii="Times New Roman" w:hAnsi="Times New Roman"/>
          <w:color w:val="000000"/>
          <w:sz w:val="24"/>
          <w:szCs w:val="22"/>
          <w:u w:val="single"/>
          <w:lang w:val="en-GB" w:eastAsia="en-GB"/>
        </w:rPr>
      </w:pPr>
      <w:r w:rsidRPr="001A2167">
        <w:rPr>
          <w:rFonts w:ascii="Times New Roman" w:hAnsi="Times New Roman"/>
          <w:color w:val="000000"/>
          <w:sz w:val="24"/>
          <w:szCs w:val="22"/>
          <w:u w:val="single"/>
          <w:lang w:val="en-GB" w:eastAsia="en-GB"/>
        </w:rPr>
        <w:t>The Dissemination Process:</w:t>
      </w:r>
    </w:p>
    <w:p w14:paraId="34853038" w14:textId="6D892D3B" w:rsidR="00065DEC" w:rsidRDefault="00240AEA" w:rsidP="0036164D">
      <w:pPr>
        <w:pStyle w:val="R-Normal"/>
        <w:spacing w:line="360" w:lineRule="auto"/>
        <w:jc w:val="both"/>
        <w:rPr>
          <w:rFonts w:ascii="Times New Roman" w:hAnsi="Times New Roman"/>
          <w:color w:val="000000"/>
          <w:sz w:val="24"/>
          <w:szCs w:val="22"/>
          <w:lang w:val="en-GB" w:eastAsia="en-GB"/>
        </w:rPr>
      </w:pPr>
      <w:r>
        <w:rPr>
          <w:rFonts w:ascii="Times New Roman" w:hAnsi="Times New Roman"/>
          <w:color w:val="000000"/>
          <w:sz w:val="24"/>
          <w:szCs w:val="22"/>
          <w:lang w:val="en-GB" w:eastAsia="en-GB"/>
        </w:rPr>
        <w:t xml:space="preserve">A </w:t>
      </w:r>
      <w:r w:rsidR="00CA14D6">
        <w:rPr>
          <w:rFonts w:ascii="Times New Roman" w:hAnsi="Times New Roman"/>
          <w:color w:val="000000"/>
          <w:sz w:val="24"/>
          <w:szCs w:val="22"/>
          <w:lang w:val="en-GB" w:eastAsia="en-GB"/>
        </w:rPr>
        <w:t>brief description</w:t>
      </w:r>
      <w:r w:rsidR="00A83364">
        <w:rPr>
          <w:rFonts w:ascii="Times New Roman" w:hAnsi="Times New Roman"/>
          <w:color w:val="000000"/>
          <w:sz w:val="24"/>
          <w:szCs w:val="22"/>
          <w:lang w:val="en-GB" w:eastAsia="en-GB"/>
        </w:rPr>
        <w:t xml:space="preserve"> of the </w:t>
      </w:r>
      <w:r w:rsidR="00065DEC">
        <w:rPr>
          <w:rFonts w:ascii="Times New Roman" w:hAnsi="Times New Roman"/>
          <w:color w:val="000000"/>
          <w:sz w:val="24"/>
          <w:szCs w:val="22"/>
          <w:lang w:val="en-GB" w:eastAsia="en-GB"/>
        </w:rPr>
        <w:t xml:space="preserve">dissemination </w:t>
      </w:r>
      <w:r w:rsidR="00A83364">
        <w:rPr>
          <w:rFonts w:ascii="Times New Roman" w:hAnsi="Times New Roman"/>
          <w:color w:val="000000"/>
          <w:sz w:val="24"/>
          <w:szCs w:val="22"/>
          <w:lang w:val="en-GB" w:eastAsia="en-GB"/>
        </w:rPr>
        <w:t xml:space="preserve">process </w:t>
      </w:r>
      <w:r w:rsidR="00B728CC">
        <w:rPr>
          <w:rFonts w:ascii="Times New Roman" w:hAnsi="Times New Roman"/>
          <w:color w:val="000000"/>
          <w:sz w:val="24"/>
          <w:szCs w:val="22"/>
          <w:lang w:val="en-GB" w:eastAsia="en-GB"/>
        </w:rPr>
        <w:t>through the different components</w:t>
      </w:r>
      <w:r w:rsidR="00A83364">
        <w:rPr>
          <w:rFonts w:ascii="Times New Roman" w:hAnsi="Times New Roman"/>
          <w:color w:val="000000"/>
          <w:sz w:val="24"/>
          <w:szCs w:val="22"/>
          <w:lang w:val="en-GB" w:eastAsia="en-GB"/>
        </w:rPr>
        <w:t xml:space="preserve"> of WIDS include;</w:t>
      </w:r>
      <w:r w:rsidR="00B728CC">
        <w:rPr>
          <w:rFonts w:ascii="Times New Roman" w:hAnsi="Times New Roman"/>
          <w:color w:val="000000"/>
          <w:sz w:val="24"/>
          <w:szCs w:val="22"/>
          <w:lang w:val="en-GB" w:eastAsia="en-GB"/>
        </w:rPr>
        <w:t xml:space="preserve"> </w:t>
      </w:r>
    </w:p>
    <w:p w14:paraId="2655C320" w14:textId="2A795B98" w:rsidR="00065DEC" w:rsidRDefault="00065DEC" w:rsidP="0036164D">
      <w:pPr>
        <w:pStyle w:val="R-Normal"/>
        <w:spacing w:line="360" w:lineRule="auto"/>
        <w:jc w:val="both"/>
        <w:rPr>
          <w:rFonts w:ascii="Times New Roman" w:hAnsi="Times New Roman"/>
          <w:color w:val="000000"/>
          <w:sz w:val="24"/>
          <w:szCs w:val="22"/>
          <w:lang w:val="en-GB" w:eastAsia="en-GB"/>
        </w:rPr>
      </w:pPr>
      <w:r>
        <w:rPr>
          <w:rFonts w:ascii="Times New Roman" w:hAnsi="Times New Roman"/>
          <w:color w:val="000000"/>
          <w:sz w:val="24"/>
          <w:szCs w:val="22"/>
          <w:lang w:val="en-GB" w:eastAsia="en-GB"/>
        </w:rPr>
        <w:t>The WRF model is run at a particular point in time in order to make predictions of weather conditions</w:t>
      </w:r>
      <w:r w:rsidR="00D44069">
        <w:rPr>
          <w:rFonts w:ascii="Times New Roman" w:hAnsi="Times New Roman"/>
          <w:color w:val="000000"/>
          <w:sz w:val="24"/>
          <w:szCs w:val="22"/>
          <w:lang w:val="en-GB" w:eastAsia="en-GB"/>
        </w:rPr>
        <w:t xml:space="preserve"> including seasonal weather forecast modelling. </w:t>
      </w:r>
    </w:p>
    <w:p w14:paraId="7500045F" w14:textId="05F078B5" w:rsidR="00B60E14" w:rsidRPr="00295233" w:rsidRDefault="00D44069" w:rsidP="0036164D">
      <w:pPr>
        <w:pStyle w:val="R-Normal"/>
        <w:spacing w:line="360" w:lineRule="auto"/>
        <w:jc w:val="both"/>
        <w:rPr>
          <w:rFonts w:ascii="Times New Roman" w:hAnsi="Times New Roman"/>
          <w:color w:val="000000" w:themeColor="text1"/>
          <w:sz w:val="24"/>
          <w:szCs w:val="22"/>
          <w:lang w:val="en-GB" w:eastAsia="en-GB"/>
        </w:rPr>
      </w:pPr>
      <w:r>
        <w:rPr>
          <w:rFonts w:ascii="Times New Roman" w:hAnsi="Times New Roman"/>
          <w:color w:val="000000"/>
          <w:sz w:val="24"/>
          <w:szCs w:val="22"/>
          <w:lang w:val="en-GB" w:eastAsia="en-GB"/>
        </w:rPr>
        <w:t xml:space="preserve">The data that is produced by the WRF model includes parameters that are non-vital to the process of coming up with advisories to various sectors therefore the </w:t>
      </w:r>
      <w:r w:rsidR="007B0055">
        <w:rPr>
          <w:rFonts w:ascii="Times New Roman" w:hAnsi="Times New Roman"/>
          <w:color w:val="000000"/>
          <w:sz w:val="24"/>
          <w:szCs w:val="22"/>
          <w:lang w:val="en-GB" w:eastAsia="en-GB"/>
        </w:rPr>
        <w:t>C</w:t>
      </w:r>
      <w:r>
        <w:rPr>
          <w:rFonts w:ascii="Times New Roman" w:hAnsi="Times New Roman"/>
          <w:color w:val="000000"/>
          <w:sz w:val="24"/>
          <w:szCs w:val="22"/>
          <w:lang w:val="en-GB" w:eastAsia="en-GB"/>
        </w:rPr>
        <w:t xml:space="preserve">onversion or </w:t>
      </w:r>
      <w:r w:rsidR="007B0055">
        <w:rPr>
          <w:rFonts w:ascii="Times New Roman" w:hAnsi="Times New Roman"/>
          <w:color w:val="000000"/>
          <w:sz w:val="24"/>
          <w:szCs w:val="22"/>
          <w:lang w:val="en-GB" w:eastAsia="en-GB"/>
        </w:rPr>
        <w:t>F</w:t>
      </w:r>
      <w:r>
        <w:rPr>
          <w:rFonts w:ascii="Times New Roman" w:hAnsi="Times New Roman"/>
          <w:color w:val="000000"/>
          <w:sz w:val="24"/>
          <w:szCs w:val="22"/>
          <w:lang w:val="en-GB" w:eastAsia="en-GB"/>
        </w:rPr>
        <w:t xml:space="preserve">iltering component contains a script that does the extraction of the vital </w:t>
      </w:r>
      <w:r w:rsidR="003C0BF6">
        <w:rPr>
          <w:rFonts w:ascii="Times New Roman" w:hAnsi="Times New Roman"/>
          <w:color w:val="000000"/>
          <w:sz w:val="24"/>
          <w:szCs w:val="22"/>
          <w:lang w:val="en-GB" w:eastAsia="en-GB"/>
        </w:rPr>
        <w:t>parameters</w:t>
      </w:r>
      <w:r>
        <w:rPr>
          <w:rFonts w:ascii="Times New Roman" w:hAnsi="Times New Roman"/>
          <w:color w:val="000000"/>
          <w:sz w:val="24"/>
          <w:szCs w:val="22"/>
          <w:lang w:val="en-GB" w:eastAsia="en-GB"/>
        </w:rPr>
        <w:t xml:space="preserve"> needed to provide accurate information to the different sectors. The data formats produced by the WRF model </w:t>
      </w:r>
      <w:r w:rsidR="007B0055">
        <w:rPr>
          <w:rFonts w:ascii="Times New Roman" w:hAnsi="Times New Roman"/>
          <w:color w:val="000000"/>
          <w:sz w:val="24"/>
          <w:szCs w:val="22"/>
          <w:lang w:val="en-GB" w:eastAsia="en-GB"/>
        </w:rPr>
        <w:t xml:space="preserve">are; </w:t>
      </w:r>
      <w:r w:rsidR="00B60E14" w:rsidRPr="00295233">
        <w:rPr>
          <w:rFonts w:ascii="Times New Roman" w:hAnsi="Times New Roman"/>
          <w:color w:val="000000" w:themeColor="text1"/>
          <w:sz w:val="24"/>
          <w:szCs w:val="22"/>
          <w:lang w:val="en-GB" w:eastAsia="en-GB"/>
        </w:rPr>
        <w:lastRenderedPageBreak/>
        <w:t>a) 6 hour weather forecast information on over 20 weather parameters including; convectional rainfall, non-convectional rainfall, temperature, humidity</w:t>
      </w:r>
      <w:r w:rsidR="003C0BF6">
        <w:rPr>
          <w:rFonts w:ascii="Times New Roman" w:hAnsi="Times New Roman"/>
          <w:color w:val="000000" w:themeColor="text1"/>
          <w:sz w:val="24"/>
          <w:szCs w:val="22"/>
          <w:lang w:val="en-GB" w:eastAsia="en-GB"/>
        </w:rPr>
        <w:t>, etc</w:t>
      </w:r>
      <w:r w:rsidR="00B60E14" w:rsidRPr="00295233">
        <w:rPr>
          <w:rFonts w:ascii="Times New Roman" w:hAnsi="Times New Roman"/>
          <w:color w:val="000000" w:themeColor="text1"/>
          <w:sz w:val="24"/>
          <w:szCs w:val="22"/>
          <w:lang w:val="en-GB" w:eastAsia="en-GB"/>
        </w:rPr>
        <w:t>.</w:t>
      </w:r>
    </w:p>
    <w:p w14:paraId="63484466" w14:textId="351A79CE" w:rsidR="00B60E14" w:rsidRPr="00295233" w:rsidRDefault="00B60E14" w:rsidP="0036164D">
      <w:pPr>
        <w:pStyle w:val="R-Normal"/>
        <w:spacing w:line="360" w:lineRule="auto"/>
        <w:jc w:val="both"/>
        <w:rPr>
          <w:rFonts w:ascii="Times New Roman" w:hAnsi="Times New Roman"/>
          <w:color w:val="000000" w:themeColor="text1"/>
          <w:sz w:val="24"/>
          <w:szCs w:val="22"/>
          <w:lang w:val="en-GB" w:eastAsia="en-GB"/>
        </w:rPr>
      </w:pPr>
      <w:r w:rsidRPr="00295233">
        <w:rPr>
          <w:rFonts w:ascii="Times New Roman" w:hAnsi="Times New Roman"/>
          <w:color w:val="000000" w:themeColor="text1"/>
          <w:sz w:val="24"/>
          <w:szCs w:val="22"/>
          <w:lang w:val="en-GB" w:eastAsia="en-GB"/>
        </w:rPr>
        <w:t xml:space="preserve">b) </w:t>
      </w:r>
      <w:r w:rsidR="00295233" w:rsidRPr="00295233">
        <w:rPr>
          <w:rFonts w:ascii="Times New Roman" w:hAnsi="Times New Roman"/>
          <w:color w:val="000000" w:themeColor="text1"/>
          <w:sz w:val="24"/>
          <w:szCs w:val="22"/>
          <w:lang w:val="en-GB" w:eastAsia="en-GB"/>
        </w:rPr>
        <w:t>Cumulative</w:t>
      </w:r>
      <w:r w:rsidRPr="00295233">
        <w:rPr>
          <w:rFonts w:ascii="Times New Roman" w:hAnsi="Times New Roman"/>
          <w:color w:val="000000" w:themeColor="text1"/>
          <w:sz w:val="24"/>
          <w:szCs w:val="22"/>
          <w:lang w:val="en-GB" w:eastAsia="en-GB"/>
        </w:rPr>
        <w:t xml:space="preserve"> figures on the totals of the different weather parameters spread out over a period of a week.</w:t>
      </w:r>
    </w:p>
    <w:p w14:paraId="5471BD55" w14:textId="63C53439" w:rsidR="00D44069" w:rsidRPr="00295233" w:rsidRDefault="00B60E14" w:rsidP="0036164D">
      <w:pPr>
        <w:pStyle w:val="R-Normal"/>
        <w:spacing w:line="360" w:lineRule="auto"/>
        <w:jc w:val="both"/>
        <w:rPr>
          <w:rFonts w:ascii="Times New Roman" w:hAnsi="Times New Roman"/>
          <w:color w:val="000000" w:themeColor="text1"/>
          <w:sz w:val="24"/>
          <w:szCs w:val="22"/>
          <w:lang w:val="en-GB" w:eastAsia="en-GB"/>
        </w:rPr>
      </w:pPr>
      <w:r w:rsidRPr="00295233">
        <w:rPr>
          <w:rFonts w:ascii="Times New Roman" w:hAnsi="Times New Roman"/>
          <w:color w:val="000000" w:themeColor="text1"/>
          <w:sz w:val="24"/>
          <w:szCs w:val="22"/>
          <w:lang w:val="en-GB" w:eastAsia="en-GB"/>
        </w:rPr>
        <w:t>This information is</w:t>
      </w:r>
      <w:r w:rsidRPr="005E5AFC">
        <w:rPr>
          <w:rFonts w:ascii="Times New Roman" w:hAnsi="Times New Roman"/>
          <w:color w:val="000000" w:themeColor="text1"/>
          <w:sz w:val="24"/>
          <w:szCs w:val="22"/>
          <w:lang w:val="en-GB" w:eastAsia="en-GB"/>
        </w:rPr>
        <w:t xml:space="preserve"> parsed</w:t>
      </w:r>
      <w:r w:rsidRPr="005E5AFC">
        <w:rPr>
          <w:rFonts w:ascii="Times New Roman" w:hAnsi="Times New Roman"/>
          <w:color w:val="FF0000"/>
          <w:sz w:val="24"/>
          <w:szCs w:val="22"/>
          <w:lang w:val="en-GB" w:eastAsia="en-GB"/>
        </w:rPr>
        <w:t xml:space="preserve"> </w:t>
      </w:r>
      <w:r w:rsidRPr="00295233">
        <w:rPr>
          <w:rFonts w:ascii="Times New Roman" w:hAnsi="Times New Roman"/>
          <w:color w:val="000000" w:themeColor="text1"/>
          <w:sz w:val="24"/>
          <w:szCs w:val="22"/>
          <w:lang w:val="en-GB" w:eastAsia="en-GB"/>
        </w:rPr>
        <w:t>with no formatting and no order and in a cumulative</w:t>
      </w:r>
      <w:r w:rsidR="00295233">
        <w:rPr>
          <w:rFonts w:ascii="Times New Roman" w:hAnsi="Times New Roman"/>
          <w:color w:val="000000" w:themeColor="text1"/>
          <w:sz w:val="24"/>
          <w:szCs w:val="22"/>
          <w:lang w:val="en-GB" w:eastAsia="en-GB"/>
        </w:rPr>
        <w:t xml:space="preserve"> total</w:t>
      </w:r>
      <w:r w:rsidRPr="00295233">
        <w:rPr>
          <w:rFonts w:ascii="Times New Roman" w:hAnsi="Times New Roman"/>
          <w:color w:val="000000" w:themeColor="text1"/>
          <w:sz w:val="24"/>
          <w:szCs w:val="22"/>
          <w:lang w:val="en-GB" w:eastAsia="en-GB"/>
        </w:rPr>
        <w:t xml:space="preserve"> format. This means that calculations have to be done to convert the cumulative numbers to the actual parameter figures of the specific day and the data needs to be formatted to extract </w:t>
      </w:r>
      <w:r w:rsidR="00295233" w:rsidRPr="00295233">
        <w:rPr>
          <w:rFonts w:ascii="Times New Roman" w:hAnsi="Times New Roman"/>
          <w:color w:val="000000" w:themeColor="text1"/>
          <w:sz w:val="24"/>
          <w:szCs w:val="22"/>
          <w:lang w:val="en-GB" w:eastAsia="en-GB"/>
        </w:rPr>
        <w:t>only the parameters necessary to</w:t>
      </w:r>
      <w:r w:rsidRPr="00295233">
        <w:rPr>
          <w:rFonts w:ascii="Times New Roman" w:hAnsi="Times New Roman"/>
          <w:color w:val="000000" w:themeColor="text1"/>
          <w:sz w:val="24"/>
          <w:szCs w:val="22"/>
          <w:lang w:val="en-GB" w:eastAsia="en-GB"/>
        </w:rPr>
        <w:t xml:space="preserve"> provide relevant information </w:t>
      </w:r>
      <w:r w:rsidR="00295233" w:rsidRPr="00295233">
        <w:rPr>
          <w:rFonts w:ascii="Times New Roman" w:hAnsi="Times New Roman"/>
          <w:color w:val="000000" w:themeColor="text1"/>
          <w:sz w:val="24"/>
          <w:szCs w:val="22"/>
          <w:lang w:val="en-GB" w:eastAsia="en-GB"/>
        </w:rPr>
        <w:t xml:space="preserve">to the stakeholders. Such required and relevant parameters can include the average rainfall expected over </w:t>
      </w:r>
      <w:r w:rsidR="00295233">
        <w:rPr>
          <w:rFonts w:ascii="Times New Roman" w:hAnsi="Times New Roman"/>
          <w:color w:val="000000" w:themeColor="text1"/>
          <w:sz w:val="24"/>
          <w:szCs w:val="22"/>
          <w:lang w:val="en-GB" w:eastAsia="en-GB"/>
        </w:rPr>
        <w:t xml:space="preserve">the </w:t>
      </w:r>
      <w:r w:rsidR="00295233" w:rsidRPr="00295233">
        <w:rPr>
          <w:rFonts w:ascii="Times New Roman" w:hAnsi="Times New Roman"/>
          <w:color w:val="000000" w:themeColor="text1"/>
          <w:sz w:val="24"/>
          <w:szCs w:val="22"/>
          <w:lang w:val="en-GB" w:eastAsia="en-GB"/>
        </w:rPr>
        <w:t>period of a week, the zones or locations that are to experience the conditions and well-formatted and organized information that can be used in the visualization process.</w:t>
      </w:r>
    </w:p>
    <w:p w14:paraId="0CBB9769" w14:textId="1A6C45F8" w:rsidR="00D44069" w:rsidRDefault="00D44069" w:rsidP="0036164D">
      <w:pPr>
        <w:pStyle w:val="R-Normal"/>
        <w:spacing w:line="360" w:lineRule="auto"/>
        <w:jc w:val="both"/>
        <w:rPr>
          <w:rFonts w:ascii="Times New Roman" w:hAnsi="Times New Roman"/>
          <w:color w:val="000000"/>
          <w:sz w:val="24"/>
          <w:szCs w:val="22"/>
          <w:lang w:val="en-GB" w:eastAsia="en-GB"/>
        </w:rPr>
      </w:pPr>
      <w:r>
        <w:rPr>
          <w:rFonts w:ascii="Times New Roman" w:hAnsi="Times New Roman"/>
          <w:color w:val="000000"/>
          <w:sz w:val="24"/>
          <w:szCs w:val="22"/>
          <w:lang w:val="en-GB" w:eastAsia="en-GB"/>
        </w:rPr>
        <w:t>After th</w:t>
      </w:r>
      <w:r w:rsidR="003C0BF6">
        <w:rPr>
          <w:rFonts w:ascii="Times New Roman" w:hAnsi="Times New Roman"/>
          <w:color w:val="000000"/>
          <w:sz w:val="24"/>
          <w:szCs w:val="22"/>
          <w:lang w:val="en-GB" w:eastAsia="en-GB"/>
        </w:rPr>
        <w:t xml:space="preserve">e filtering and </w:t>
      </w:r>
      <w:r>
        <w:rPr>
          <w:rFonts w:ascii="Times New Roman" w:hAnsi="Times New Roman"/>
          <w:color w:val="000000"/>
          <w:sz w:val="24"/>
          <w:szCs w:val="22"/>
          <w:lang w:val="en-GB" w:eastAsia="en-GB"/>
        </w:rPr>
        <w:t>extraction is done, the default advisories for different sectors are then generated depending on the extracted results from the forecast model and are sent to the database after which the dissemination subsystem will relay them to the relevant stakeholders. These advisories are accompanied by the descriptions of the forecasted results and visualizations of the outlook of the seasons in terms of weather parameters like temperature and rainfall as predicted by the WRF model.</w:t>
      </w:r>
    </w:p>
    <w:p w14:paraId="7EE5CE6F" w14:textId="77777777" w:rsidR="004B2B0C" w:rsidRDefault="004B2B0C" w:rsidP="0036164D">
      <w:pPr>
        <w:pStyle w:val="R-Normal"/>
        <w:spacing w:line="360" w:lineRule="auto"/>
        <w:jc w:val="both"/>
        <w:rPr>
          <w:rFonts w:ascii="Times New Roman" w:hAnsi="Times New Roman"/>
          <w:color w:val="000000"/>
          <w:sz w:val="24"/>
          <w:szCs w:val="22"/>
          <w:lang w:val="en-GB" w:eastAsia="en-GB"/>
        </w:rPr>
      </w:pPr>
    </w:p>
    <w:p w14:paraId="512D69EA" w14:textId="77777777" w:rsidR="004B2B0C" w:rsidRDefault="004B2B0C" w:rsidP="0036164D">
      <w:pPr>
        <w:pStyle w:val="R-Normal"/>
        <w:spacing w:line="360" w:lineRule="auto"/>
        <w:jc w:val="both"/>
        <w:rPr>
          <w:rFonts w:ascii="Times New Roman" w:hAnsi="Times New Roman"/>
          <w:color w:val="000000"/>
          <w:sz w:val="24"/>
          <w:szCs w:val="22"/>
          <w:lang w:val="en-GB" w:eastAsia="en-GB"/>
        </w:rPr>
      </w:pPr>
    </w:p>
    <w:p w14:paraId="56451DEF" w14:textId="77777777" w:rsidR="004B2B0C" w:rsidRDefault="004B2B0C" w:rsidP="0036164D">
      <w:pPr>
        <w:pStyle w:val="R-Normal"/>
        <w:spacing w:line="360" w:lineRule="auto"/>
        <w:jc w:val="both"/>
        <w:rPr>
          <w:rFonts w:ascii="Times New Roman" w:hAnsi="Times New Roman"/>
          <w:color w:val="000000"/>
          <w:sz w:val="24"/>
          <w:szCs w:val="22"/>
          <w:lang w:val="en-GB" w:eastAsia="en-GB"/>
        </w:rPr>
      </w:pPr>
    </w:p>
    <w:p w14:paraId="349A3131" w14:textId="77777777" w:rsidR="004B2B0C" w:rsidRDefault="004B2B0C" w:rsidP="0036164D">
      <w:pPr>
        <w:pStyle w:val="R-Normal"/>
        <w:spacing w:line="360" w:lineRule="auto"/>
        <w:jc w:val="both"/>
        <w:rPr>
          <w:rFonts w:ascii="Times New Roman" w:hAnsi="Times New Roman"/>
          <w:color w:val="000000"/>
          <w:sz w:val="24"/>
          <w:szCs w:val="22"/>
          <w:lang w:val="en-GB" w:eastAsia="en-GB"/>
        </w:rPr>
      </w:pPr>
    </w:p>
    <w:p w14:paraId="1A5DF6B3" w14:textId="77777777" w:rsidR="004B2B0C" w:rsidRDefault="004B2B0C" w:rsidP="0036164D">
      <w:pPr>
        <w:pStyle w:val="R-Normal"/>
        <w:spacing w:line="360" w:lineRule="auto"/>
        <w:jc w:val="both"/>
        <w:rPr>
          <w:rFonts w:ascii="Times New Roman" w:hAnsi="Times New Roman"/>
          <w:color w:val="000000"/>
          <w:sz w:val="24"/>
          <w:szCs w:val="22"/>
          <w:lang w:val="en-GB" w:eastAsia="en-GB"/>
        </w:rPr>
      </w:pPr>
    </w:p>
    <w:p w14:paraId="21CDF8F6" w14:textId="77777777" w:rsidR="004B2B0C" w:rsidRDefault="004B2B0C" w:rsidP="0036164D">
      <w:pPr>
        <w:pStyle w:val="R-Normal"/>
        <w:spacing w:line="360" w:lineRule="auto"/>
        <w:jc w:val="both"/>
        <w:rPr>
          <w:rFonts w:ascii="Times New Roman" w:hAnsi="Times New Roman"/>
          <w:color w:val="000000"/>
          <w:sz w:val="24"/>
          <w:szCs w:val="22"/>
          <w:lang w:val="en-GB" w:eastAsia="en-GB"/>
        </w:rPr>
      </w:pPr>
    </w:p>
    <w:p w14:paraId="75D4B73A" w14:textId="77777777" w:rsidR="004B2B0C" w:rsidRDefault="004B2B0C" w:rsidP="0036164D">
      <w:pPr>
        <w:pStyle w:val="R-Normal"/>
        <w:spacing w:line="360" w:lineRule="auto"/>
        <w:jc w:val="both"/>
        <w:rPr>
          <w:rFonts w:ascii="Times New Roman" w:hAnsi="Times New Roman"/>
          <w:color w:val="000000"/>
          <w:sz w:val="24"/>
          <w:szCs w:val="22"/>
          <w:lang w:val="en-GB" w:eastAsia="en-GB"/>
        </w:rPr>
      </w:pPr>
    </w:p>
    <w:p w14:paraId="7C861F4F" w14:textId="77777777" w:rsidR="004B2B0C" w:rsidRDefault="004B2B0C" w:rsidP="0036164D">
      <w:pPr>
        <w:pStyle w:val="R-Normal"/>
        <w:spacing w:line="360" w:lineRule="auto"/>
        <w:jc w:val="both"/>
        <w:rPr>
          <w:rFonts w:ascii="Times New Roman" w:hAnsi="Times New Roman"/>
          <w:color w:val="000000"/>
          <w:sz w:val="24"/>
          <w:szCs w:val="22"/>
          <w:lang w:val="en-GB" w:eastAsia="en-GB"/>
        </w:rPr>
      </w:pPr>
    </w:p>
    <w:p w14:paraId="406C01A0" w14:textId="77777777" w:rsidR="004B2B0C" w:rsidRDefault="004B2B0C" w:rsidP="0036164D">
      <w:pPr>
        <w:pStyle w:val="R-Normal"/>
        <w:spacing w:line="360" w:lineRule="auto"/>
        <w:jc w:val="both"/>
        <w:rPr>
          <w:ins w:id="9" w:author="konde" w:date="2018-05-15T14:10:00Z"/>
          <w:rFonts w:ascii="Times New Roman" w:hAnsi="Times New Roman"/>
          <w:color w:val="000000"/>
          <w:sz w:val="24"/>
          <w:szCs w:val="22"/>
          <w:lang w:val="en-GB" w:eastAsia="en-GB"/>
        </w:rPr>
      </w:pPr>
    </w:p>
    <w:p w14:paraId="686F3B88" w14:textId="77777777" w:rsidR="00372729" w:rsidRDefault="00372729" w:rsidP="0036164D">
      <w:pPr>
        <w:pStyle w:val="R-Normal"/>
        <w:spacing w:line="360" w:lineRule="auto"/>
        <w:jc w:val="both"/>
        <w:rPr>
          <w:rFonts w:ascii="Times New Roman" w:hAnsi="Times New Roman"/>
          <w:color w:val="000000"/>
          <w:sz w:val="24"/>
          <w:szCs w:val="22"/>
          <w:lang w:val="en-GB" w:eastAsia="en-GB"/>
        </w:rPr>
      </w:pPr>
    </w:p>
    <w:p w14:paraId="0A872E92" w14:textId="77777777" w:rsidR="004B2B0C" w:rsidRDefault="004B2B0C" w:rsidP="0036164D">
      <w:pPr>
        <w:pStyle w:val="R-Normal"/>
        <w:spacing w:line="360" w:lineRule="auto"/>
        <w:jc w:val="both"/>
        <w:rPr>
          <w:rFonts w:ascii="Times New Roman" w:hAnsi="Times New Roman"/>
          <w:color w:val="000000"/>
          <w:sz w:val="24"/>
          <w:szCs w:val="22"/>
          <w:lang w:val="en-GB" w:eastAsia="en-GB"/>
        </w:rPr>
      </w:pPr>
    </w:p>
    <w:p w14:paraId="4FDB357B" w14:textId="4EAB764D" w:rsidR="0036164D" w:rsidRDefault="008979BF" w:rsidP="0036164D">
      <w:pPr>
        <w:pStyle w:val="R-Normal"/>
        <w:spacing w:line="360" w:lineRule="auto"/>
        <w:jc w:val="both"/>
        <w:rPr>
          <w:rFonts w:ascii="Times New Roman" w:hAnsi="Times New Roman"/>
          <w:color w:val="000000"/>
          <w:sz w:val="24"/>
          <w:szCs w:val="22"/>
          <w:lang w:val="en-GB" w:eastAsia="en-GB"/>
        </w:rPr>
      </w:pPr>
      <w:r>
        <w:rPr>
          <w:rFonts w:ascii="Times New Roman" w:hAnsi="Times New Roman"/>
          <w:color w:val="000000"/>
          <w:sz w:val="24"/>
          <w:szCs w:val="22"/>
          <w:lang w:val="en-GB" w:eastAsia="en-GB"/>
        </w:rPr>
        <w:lastRenderedPageBreak/>
        <w:t xml:space="preserve">Figure 2.1 below shows a </w:t>
      </w:r>
      <w:r w:rsidRPr="008979BF">
        <w:rPr>
          <w:rFonts w:ascii="Times New Roman" w:hAnsi="Times New Roman"/>
          <w:color w:val="000000"/>
          <w:sz w:val="24"/>
          <w:szCs w:val="22"/>
          <w:lang w:val="en-GB" w:eastAsia="en-GB"/>
        </w:rPr>
        <w:t>Block Diagram for an Overview of the Weather Information Dissemination System</w:t>
      </w:r>
      <w:r>
        <w:rPr>
          <w:rFonts w:ascii="Times New Roman" w:hAnsi="Times New Roman"/>
          <w:color w:val="000000"/>
          <w:sz w:val="24"/>
          <w:szCs w:val="22"/>
          <w:lang w:val="en-GB" w:eastAsia="en-GB"/>
        </w:rPr>
        <w:t>.</w:t>
      </w:r>
    </w:p>
    <w:p w14:paraId="731B6F97" w14:textId="6BA48F2F" w:rsidR="00A94439" w:rsidRDefault="00655440" w:rsidP="00A94439">
      <w:pPr>
        <w:keepNext/>
        <w:ind w:left="0" w:firstLine="0"/>
      </w:pPr>
      <w:r w:rsidRPr="00655440">
        <w:rPr>
          <w:noProof/>
          <w:lang w:val="en-US" w:eastAsia="en-US"/>
        </w:rPr>
        <w:drawing>
          <wp:inline distT="0" distB="0" distL="0" distR="0" wp14:anchorId="4ECE325C" wp14:editId="3CF7BD12">
            <wp:extent cx="5946140" cy="2476999"/>
            <wp:effectExtent l="0" t="0" r="0" b="0"/>
            <wp:docPr id="24" name="Picture 24" descr="C:\Users\konde\Desktop\YEAR4SEM2\PROJECT\Overvie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de\Desktop\YEAR4SEM2\PROJECT\Overview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140" cy="2476999"/>
                    </a:xfrm>
                    <a:prstGeom prst="rect">
                      <a:avLst/>
                    </a:prstGeom>
                    <a:noFill/>
                    <a:ln>
                      <a:noFill/>
                    </a:ln>
                  </pic:spPr>
                </pic:pic>
              </a:graphicData>
            </a:graphic>
          </wp:inline>
        </w:drawing>
      </w:r>
    </w:p>
    <w:p w14:paraId="6A32F8BA" w14:textId="6CFD76BB" w:rsidR="00A72940" w:rsidRPr="007370A2" w:rsidRDefault="00A94439" w:rsidP="00163065">
      <w:pPr>
        <w:pStyle w:val="Caption"/>
        <w:rPr>
          <w:i w:val="0"/>
          <w:iCs w:val="0"/>
          <w:color w:val="000000"/>
          <w:sz w:val="24"/>
          <w:szCs w:val="22"/>
        </w:rPr>
      </w:pPr>
      <w:bookmarkStart w:id="10" w:name="_Toc509850888"/>
      <w:r w:rsidRPr="007370A2">
        <w:rPr>
          <w:i w:val="0"/>
          <w:iCs w:val="0"/>
          <w:color w:val="000000"/>
          <w:sz w:val="24"/>
          <w:szCs w:val="22"/>
        </w:rPr>
        <w:t xml:space="preserve">Figure </w:t>
      </w:r>
      <w:r w:rsidR="006B2B7D">
        <w:rPr>
          <w:i w:val="0"/>
          <w:iCs w:val="0"/>
          <w:color w:val="000000"/>
          <w:sz w:val="24"/>
          <w:szCs w:val="22"/>
        </w:rPr>
        <w:fldChar w:fldCharType="begin"/>
      </w:r>
      <w:r w:rsidR="006B2B7D">
        <w:rPr>
          <w:i w:val="0"/>
          <w:iCs w:val="0"/>
          <w:color w:val="000000"/>
          <w:sz w:val="24"/>
          <w:szCs w:val="22"/>
        </w:rPr>
        <w:instrText xml:space="preserve"> STYLEREF 1 \s </w:instrText>
      </w:r>
      <w:r w:rsidR="006B2B7D">
        <w:rPr>
          <w:i w:val="0"/>
          <w:iCs w:val="0"/>
          <w:color w:val="000000"/>
          <w:sz w:val="24"/>
          <w:szCs w:val="22"/>
        </w:rPr>
        <w:fldChar w:fldCharType="separate"/>
      </w:r>
      <w:r w:rsidR="006B2B7D">
        <w:rPr>
          <w:i w:val="0"/>
          <w:iCs w:val="0"/>
          <w:noProof/>
          <w:color w:val="000000"/>
          <w:sz w:val="24"/>
          <w:szCs w:val="22"/>
        </w:rPr>
        <w:t>2</w:t>
      </w:r>
      <w:r w:rsidR="006B2B7D">
        <w:rPr>
          <w:i w:val="0"/>
          <w:iCs w:val="0"/>
          <w:color w:val="000000"/>
          <w:sz w:val="24"/>
          <w:szCs w:val="22"/>
        </w:rPr>
        <w:fldChar w:fldCharType="end"/>
      </w:r>
      <w:r w:rsidR="006B2B7D">
        <w:rPr>
          <w:i w:val="0"/>
          <w:iCs w:val="0"/>
          <w:color w:val="000000"/>
          <w:sz w:val="24"/>
          <w:szCs w:val="22"/>
        </w:rPr>
        <w:t>.</w:t>
      </w:r>
      <w:r w:rsidR="006B2B7D">
        <w:rPr>
          <w:i w:val="0"/>
          <w:iCs w:val="0"/>
          <w:color w:val="000000"/>
          <w:sz w:val="24"/>
          <w:szCs w:val="22"/>
        </w:rPr>
        <w:fldChar w:fldCharType="begin"/>
      </w:r>
      <w:r w:rsidR="006B2B7D">
        <w:rPr>
          <w:i w:val="0"/>
          <w:iCs w:val="0"/>
          <w:color w:val="000000"/>
          <w:sz w:val="24"/>
          <w:szCs w:val="22"/>
        </w:rPr>
        <w:instrText xml:space="preserve"> SEQ Figure \* ARABIC \s 1 </w:instrText>
      </w:r>
      <w:r w:rsidR="006B2B7D">
        <w:rPr>
          <w:i w:val="0"/>
          <w:iCs w:val="0"/>
          <w:color w:val="000000"/>
          <w:sz w:val="24"/>
          <w:szCs w:val="22"/>
        </w:rPr>
        <w:fldChar w:fldCharType="separate"/>
      </w:r>
      <w:r w:rsidR="006B2B7D">
        <w:rPr>
          <w:i w:val="0"/>
          <w:iCs w:val="0"/>
          <w:noProof/>
          <w:color w:val="000000"/>
          <w:sz w:val="24"/>
          <w:szCs w:val="22"/>
        </w:rPr>
        <w:t>1</w:t>
      </w:r>
      <w:r w:rsidR="006B2B7D">
        <w:rPr>
          <w:i w:val="0"/>
          <w:iCs w:val="0"/>
          <w:color w:val="000000"/>
          <w:sz w:val="24"/>
          <w:szCs w:val="22"/>
        </w:rPr>
        <w:fldChar w:fldCharType="end"/>
      </w:r>
      <w:r w:rsidRPr="007370A2">
        <w:rPr>
          <w:i w:val="0"/>
          <w:iCs w:val="0"/>
          <w:color w:val="000000"/>
          <w:sz w:val="24"/>
          <w:szCs w:val="22"/>
        </w:rPr>
        <w:t>: Block Diagram for an Overview of the Weather Information Dissemination System</w:t>
      </w:r>
      <w:bookmarkEnd w:id="10"/>
    </w:p>
    <w:p w14:paraId="26A5AFF6" w14:textId="5A1239C5" w:rsidR="00856FFE" w:rsidRDefault="00856FFE" w:rsidP="003621D0">
      <w:pPr>
        <w:ind w:left="0" w:firstLine="0"/>
      </w:pPr>
    </w:p>
    <w:p w14:paraId="3D5C26FE" w14:textId="77777777" w:rsidR="00A2482F" w:rsidRDefault="00A2482F" w:rsidP="003621D0">
      <w:pPr>
        <w:ind w:left="0" w:firstLine="0"/>
      </w:pPr>
      <w:r>
        <w:t>N= any number of system users.</w:t>
      </w:r>
    </w:p>
    <w:p w14:paraId="181B94A0" w14:textId="60E13FF6" w:rsidR="00D44069" w:rsidRDefault="00A2482F" w:rsidP="003621D0">
      <w:pPr>
        <w:ind w:left="0" w:firstLine="0"/>
      </w:pPr>
      <w:r>
        <w:t>Data flows are represented by Arrows that are either unidirectional or bidirectional</w:t>
      </w:r>
      <w:r w:rsidR="00295F93">
        <w:t>.</w:t>
      </w:r>
    </w:p>
    <w:p w14:paraId="70FE62FC" w14:textId="77777777" w:rsidR="001B134C" w:rsidRDefault="001B134C" w:rsidP="003621D0">
      <w:pPr>
        <w:ind w:left="0" w:firstLine="0"/>
      </w:pPr>
    </w:p>
    <w:p w14:paraId="6A285548" w14:textId="77777777" w:rsidR="001B134C" w:rsidRDefault="001B134C" w:rsidP="003621D0">
      <w:pPr>
        <w:ind w:left="0" w:firstLine="0"/>
      </w:pPr>
    </w:p>
    <w:p w14:paraId="285C8F30" w14:textId="77777777" w:rsidR="001B134C" w:rsidRDefault="001B134C" w:rsidP="003621D0">
      <w:pPr>
        <w:ind w:left="0" w:firstLine="0"/>
      </w:pPr>
    </w:p>
    <w:p w14:paraId="01EDEAB9" w14:textId="77777777" w:rsidR="001B134C" w:rsidRDefault="001B134C" w:rsidP="003621D0">
      <w:pPr>
        <w:ind w:left="0" w:firstLine="0"/>
      </w:pPr>
    </w:p>
    <w:p w14:paraId="1F527D39" w14:textId="77777777" w:rsidR="001B134C" w:rsidRDefault="001B134C" w:rsidP="003621D0">
      <w:pPr>
        <w:ind w:left="0" w:firstLine="0"/>
      </w:pPr>
    </w:p>
    <w:p w14:paraId="3A9AA829" w14:textId="77777777" w:rsidR="001B134C" w:rsidRDefault="001B134C" w:rsidP="003621D0">
      <w:pPr>
        <w:ind w:left="0" w:firstLine="0"/>
      </w:pPr>
    </w:p>
    <w:p w14:paraId="5A31FD11" w14:textId="77777777" w:rsidR="001B134C" w:rsidRDefault="001B134C" w:rsidP="003621D0">
      <w:pPr>
        <w:ind w:left="0" w:firstLine="0"/>
      </w:pPr>
    </w:p>
    <w:p w14:paraId="4AC65CA7" w14:textId="77777777" w:rsidR="001B134C" w:rsidRDefault="001B134C" w:rsidP="003621D0">
      <w:pPr>
        <w:ind w:left="0" w:firstLine="0"/>
      </w:pPr>
    </w:p>
    <w:p w14:paraId="36DD4697" w14:textId="77777777" w:rsidR="001B134C" w:rsidRDefault="001B134C" w:rsidP="003621D0">
      <w:pPr>
        <w:ind w:left="0" w:firstLine="0"/>
      </w:pPr>
    </w:p>
    <w:p w14:paraId="6254EB94" w14:textId="77777777" w:rsidR="001B134C" w:rsidRDefault="001B134C" w:rsidP="003621D0">
      <w:pPr>
        <w:ind w:left="0" w:firstLine="0"/>
      </w:pPr>
    </w:p>
    <w:p w14:paraId="2303C519" w14:textId="77777777" w:rsidR="00D44069" w:rsidRDefault="00D44069" w:rsidP="003621D0">
      <w:pPr>
        <w:ind w:left="0" w:firstLine="0"/>
      </w:pPr>
    </w:p>
    <w:p w14:paraId="085CCF8B" w14:textId="77777777" w:rsidR="008C2F5B" w:rsidRPr="00372729" w:rsidRDefault="0026760F" w:rsidP="00372729">
      <w:pPr>
        <w:pStyle w:val="Heading1"/>
        <w:spacing w:after="321" w:line="360" w:lineRule="auto"/>
        <w:ind w:left="345" w:hanging="360"/>
        <w:jc w:val="both"/>
        <w:rPr>
          <w:rFonts w:ascii="Times New Roman" w:hAnsi="Times New Roman" w:cs="Times New Roman"/>
          <w:sz w:val="28"/>
          <w:szCs w:val="28"/>
        </w:rPr>
      </w:pPr>
      <w:bookmarkStart w:id="11" w:name="_Toc509850861"/>
      <w:r w:rsidRPr="00372729">
        <w:rPr>
          <w:rFonts w:ascii="Times New Roman" w:hAnsi="Times New Roman" w:cs="Times New Roman"/>
          <w:sz w:val="28"/>
          <w:szCs w:val="28"/>
        </w:rPr>
        <w:lastRenderedPageBreak/>
        <w:t>SYSTEM ARCHITECTURE</w:t>
      </w:r>
      <w:r w:rsidR="00827D7D" w:rsidRPr="00372729">
        <w:rPr>
          <w:rFonts w:ascii="Times New Roman" w:hAnsi="Times New Roman" w:cs="Times New Roman"/>
          <w:sz w:val="28"/>
          <w:szCs w:val="28"/>
        </w:rPr>
        <w:t>.</w:t>
      </w:r>
      <w:bookmarkEnd w:id="11"/>
    </w:p>
    <w:p w14:paraId="6B92BE0B" w14:textId="77777777" w:rsidR="008C2F5B" w:rsidRPr="002A330A" w:rsidRDefault="0026760F" w:rsidP="001E1EF8">
      <w:pPr>
        <w:pStyle w:val="Heading2"/>
        <w:spacing w:line="360" w:lineRule="auto"/>
        <w:ind w:left="887" w:hanging="542"/>
        <w:jc w:val="both"/>
        <w:rPr>
          <w:rFonts w:ascii="Times New Roman" w:hAnsi="Times New Roman" w:cs="Times New Roman"/>
        </w:rPr>
      </w:pPr>
      <w:bookmarkStart w:id="12" w:name="_Toc509850862"/>
      <w:r w:rsidRPr="002A330A">
        <w:rPr>
          <w:rFonts w:ascii="Times New Roman" w:hAnsi="Times New Roman" w:cs="Times New Roman"/>
        </w:rPr>
        <w:t>Architectural Design</w:t>
      </w:r>
      <w:r w:rsidR="00EB7EEE">
        <w:rPr>
          <w:rFonts w:ascii="Times New Roman" w:hAnsi="Times New Roman" w:cs="Times New Roman"/>
        </w:rPr>
        <w:t>.</w:t>
      </w:r>
      <w:bookmarkEnd w:id="12"/>
    </w:p>
    <w:p w14:paraId="77918ED3" w14:textId="2944EDB7" w:rsidR="00444B5E" w:rsidRDefault="009911CB" w:rsidP="00390561">
      <w:pPr>
        <w:spacing w:line="360" w:lineRule="auto"/>
      </w:pPr>
      <w:r>
        <w:rPr>
          <w:noProof/>
          <w:lang w:val="en-US" w:eastAsia="en-US"/>
        </w:rPr>
        <mc:AlternateContent>
          <mc:Choice Requires="wps">
            <w:drawing>
              <wp:anchor distT="45720" distB="45720" distL="114300" distR="114300" simplePos="0" relativeHeight="251672576" behindDoc="0" locked="0" layoutInCell="1" allowOverlap="1" wp14:anchorId="186D9051" wp14:editId="1194BDE2">
                <wp:simplePos x="0" y="0"/>
                <wp:positionH relativeFrom="margin">
                  <wp:posOffset>892885</wp:posOffset>
                </wp:positionH>
                <wp:positionV relativeFrom="paragraph">
                  <wp:posOffset>2128221</wp:posOffset>
                </wp:positionV>
                <wp:extent cx="1274781" cy="1404620"/>
                <wp:effectExtent l="0" t="0" r="1905" b="12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781" cy="1404620"/>
                        </a:xfrm>
                        <a:prstGeom prst="rect">
                          <a:avLst/>
                        </a:prstGeom>
                        <a:solidFill>
                          <a:srgbClr val="FFFFFF"/>
                        </a:solidFill>
                        <a:ln w="9525">
                          <a:noFill/>
                          <a:miter lim="800000"/>
                          <a:headEnd/>
                          <a:tailEnd/>
                        </a:ln>
                      </wps:spPr>
                      <wps:txbx>
                        <w:txbxContent>
                          <w:p w14:paraId="7703C29B" w14:textId="77777777" w:rsidR="000C269A" w:rsidRPr="005A1794" w:rsidRDefault="000C269A" w:rsidP="00F940E4">
                            <w:pPr>
                              <w:rPr>
                                <w:sz w:val="20"/>
                                <w:szCs w:val="20"/>
                              </w:rPr>
                            </w:pPr>
                            <w:r w:rsidRPr="005A1794">
                              <w:rPr>
                                <w:sz w:val="20"/>
                                <w:szCs w:val="20"/>
                              </w:rPr>
                              <w:t>Required interface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186D9051" id="_x0000_t202" coordsize="21600,21600" o:spt="202" path="m,l,21600r21600,l21600,xe">
                <v:stroke joinstyle="miter"/>
                <v:path gradientshapeok="t" o:connecttype="rect"/>
              </v:shapetype>
              <v:shape id="Text Box 2" o:spid="_x0000_s1026" type="#_x0000_t202" style="position:absolute;left:0;text-align:left;margin-left:70.3pt;margin-top:167.6pt;width:100.4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" stroked="f">
                <v:textbox style="mso-fit-shape-to-text:t">
                  <w:txbxContent>
                    <w:p w14:paraId="7703C29B" w14:textId="77777777" w:rsidR="00146ED4" w:rsidRPr="005A1794" w:rsidRDefault="00146ED4" w:rsidP="00F940E4">
                      <w:pPr>
                        <w:rPr>
                          <w:sz w:val="20"/>
                          <w:szCs w:val="20"/>
                        </w:rPr>
                      </w:pPr>
                      <w:r w:rsidRPr="005A1794">
                        <w:rPr>
                          <w:sz w:val="20"/>
                          <w:szCs w:val="20"/>
                        </w:rPr>
                        <w:t>Required interface</w:t>
                      </w:r>
                    </w:p>
                  </w:txbxContent>
                </v:textbox>
                <w10:wrap anchorx="margin"/>
              </v:shape>
            </w:pict>
          </mc:Fallback>
        </mc:AlternateContent>
      </w:r>
      <w:r>
        <w:rPr>
          <w:noProof/>
          <w:lang w:val="en-US" w:eastAsia="en-US"/>
        </w:rPr>
        <mc:AlternateContent>
          <mc:Choice Requires="wps">
            <w:drawing>
              <wp:anchor distT="45720" distB="45720" distL="114300" distR="114300" simplePos="0" relativeHeight="251669504" behindDoc="0" locked="0" layoutInCell="1" allowOverlap="1" wp14:anchorId="23272AEA" wp14:editId="1245473E">
                <wp:simplePos x="0" y="0"/>
                <wp:positionH relativeFrom="margin">
                  <wp:posOffset>746499</wp:posOffset>
                </wp:positionH>
                <wp:positionV relativeFrom="paragraph">
                  <wp:posOffset>1440927</wp:posOffset>
                </wp:positionV>
                <wp:extent cx="1299845"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1404620"/>
                        </a:xfrm>
                        <a:prstGeom prst="rect">
                          <a:avLst/>
                        </a:prstGeom>
                        <a:solidFill>
                          <a:srgbClr val="FFFFFF"/>
                        </a:solidFill>
                        <a:ln w="9525">
                          <a:noFill/>
                          <a:miter lim="800000"/>
                          <a:headEnd/>
                          <a:tailEnd/>
                        </a:ln>
                      </wps:spPr>
                      <wps:txbx>
                        <w:txbxContent>
                          <w:p w14:paraId="4A8F1FE4" w14:textId="77777777" w:rsidR="000C269A" w:rsidRPr="005A1794" w:rsidRDefault="000C269A">
                            <w:pPr>
                              <w:rPr>
                                <w:sz w:val="20"/>
                                <w:szCs w:val="20"/>
                              </w:rPr>
                            </w:pPr>
                            <w:r w:rsidRPr="005A1794">
                              <w:rPr>
                                <w:sz w:val="20"/>
                                <w:szCs w:val="20"/>
                              </w:rPr>
                              <w:t>Provided interface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23272AEA" id="_x0000_s1027" type="#_x0000_t202" style="position:absolute;left:0;text-align:left;margin-left:58.8pt;margin-top:113.45pt;width:102.3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9w+IwIAACU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" stroked="f">
                <v:textbox style="mso-fit-shape-to-text:t">
                  <w:txbxContent>
                    <w:p w14:paraId="4A8F1FE4" w14:textId="77777777" w:rsidR="00146ED4" w:rsidRPr="005A1794" w:rsidRDefault="00146ED4">
                      <w:pPr>
                        <w:rPr>
                          <w:sz w:val="20"/>
                          <w:szCs w:val="20"/>
                        </w:rPr>
                      </w:pPr>
                      <w:r w:rsidRPr="005A1794">
                        <w:rPr>
                          <w:sz w:val="20"/>
                          <w:szCs w:val="20"/>
                        </w:rPr>
                        <w:t>Provided interface</w:t>
                      </w:r>
                    </w:p>
                  </w:txbxContent>
                </v:textbox>
                <w10:wrap anchorx="margin"/>
              </v:shape>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67169BF4" wp14:editId="06CADB96">
                <wp:simplePos x="0" y="0"/>
                <wp:positionH relativeFrom="column">
                  <wp:posOffset>1991547</wp:posOffset>
                </wp:positionH>
                <wp:positionV relativeFrom="paragraph">
                  <wp:posOffset>1621491</wp:posOffset>
                </wp:positionV>
                <wp:extent cx="316230" cy="596900"/>
                <wp:effectExtent l="0" t="38100" r="64770" b="31750"/>
                <wp:wrapNone/>
                <wp:docPr id="16" name="Straight Arrow Connector 16"/>
                <wp:cNvGraphicFramePr/>
                <a:graphic xmlns:a="http://schemas.openxmlformats.org/drawingml/2006/main">
                  <a:graphicData uri="http://schemas.microsoft.com/office/word/2010/wordprocessingShape">
                    <wps:wsp>
                      <wps:cNvCnPr/>
                      <wps:spPr>
                        <a:xfrm flipV="1">
                          <a:off x="0" y="0"/>
                          <a:ext cx="31623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C805FF7" id="_x0000_t32" coordsize="21600,21600" o:spt="32" o:oned="t" path="m,l21600,21600e" filled="f">
                <v:path arrowok="t" fillok="f" o:connecttype="none"/>
                <o:lock v:ext="edit" shapetype="t"/>
              </v:shapetype>
              <v:shape id="Straight Arrow Connector 16" o:spid="_x0000_s1026" type="#_x0000_t32" style="position:absolute;margin-left:156.8pt;margin-top:127.7pt;width:24.9pt;height:4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" strokecolor="#5b9bd5 [3204]" strokeweight=".5pt">
                <v:stroke endarrow="block" joinstyle="miter"/>
              </v:shape>
            </w:pict>
          </mc:Fallback>
        </mc:AlternateContent>
      </w:r>
      <w:r>
        <w:rPr>
          <w:noProof/>
          <w:lang w:val="en-US" w:eastAsia="en-US"/>
        </w:rPr>
        <mc:AlternateContent>
          <mc:Choice Requires="wps">
            <w:drawing>
              <wp:anchor distT="0" distB="0" distL="114300" distR="114300" simplePos="0" relativeHeight="251644928" behindDoc="0" locked="0" layoutInCell="1" allowOverlap="1" wp14:anchorId="6CA13139" wp14:editId="2F56B69A">
                <wp:simplePos x="0" y="0"/>
                <wp:positionH relativeFrom="column">
                  <wp:posOffset>1550147</wp:posOffset>
                </wp:positionH>
                <wp:positionV relativeFrom="paragraph">
                  <wp:posOffset>849182</wp:posOffset>
                </wp:positionV>
                <wp:extent cx="176813" cy="603956"/>
                <wp:effectExtent l="0" t="38100" r="52070" b="24765"/>
                <wp:wrapNone/>
                <wp:docPr id="13" name="Straight Arrow Connector 13"/>
                <wp:cNvGraphicFramePr/>
                <a:graphic xmlns:a="http://schemas.openxmlformats.org/drawingml/2006/main">
                  <a:graphicData uri="http://schemas.microsoft.com/office/word/2010/wordprocessingShape">
                    <wps:wsp>
                      <wps:cNvCnPr/>
                      <wps:spPr>
                        <a:xfrm flipV="1">
                          <a:off x="0" y="0"/>
                          <a:ext cx="176813" cy="603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FED8AA" id="Straight Arrow Connector 13" o:spid="_x0000_s1026" type="#_x0000_t32" style="position:absolute;margin-left:122.05pt;margin-top:66.85pt;width:13.9pt;height:47.55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" strokecolor="#5b9bd5 [3204]" strokeweight=".5pt">
                <v:stroke endarrow="block" joinstyle="miter"/>
              </v:shape>
            </w:pict>
          </mc:Fallback>
        </mc:AlternateContent>
      </w:r>
      <w:r w:rsidR="00A5087F">
        <w:t xml:space="preserve">The figure </w:t>
      </w:r>
      <w:r w:rsidR="00B66687">
        <w:t>3.1</w:t>
      </w:r>
      <w:r w:rsidR="00A5087F">
        <w:t xml:space="preserve"> </w:t>
      </w:r>
      <w:r w:rsidR="00CB5EE3">
        <w:t>below shows a C</w:t>
      </w:r>
      <w:r w:rsidR="00803E1C">
        <w:t>omponent Model of the Weather Information Dissemination System</w:t>
      </w:r>
      <w:r w:rsidR="005065F4">
        <w:t>.</w:t>
      </w:r>
      <w:r w:rsidRPr="009911CB">
        <w:rPr>
          <w:noProof/>
        </w:rPr>
        <w:t xml:space="preserve"> </w:t>
      </w:r>
      <w:r w:rsidRPr="009911CB">
        <w:rPr>
          <w:noProof/>
          <w:lang w:val="en-US" w:eastAsia="en-US"/>
        </w:rPr>
        <w:drawing>
          <wp:inline distT="0" distB="0" distL="0" distR="0" wp14:anchorId="35E36B99" wp14:editId="6FD798E8">
            <wp:extent cx="5946140" cy="2743200"/>
            <wp:effectExtent l="0" t="0" r="0" b="0"/>
            <wp:docPr id="31" name="Picture 31" descr="C:\Users\konde\Desktop\YEAR4SEM2\PROJEC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de\Desktop\YEAR4SEM2\PROJECT\Compon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802" cy="2744428"/>
                    </a:xfrm>
                    <a:prstGeom prst="rect">
                      <a:avLst/>
                    </a:prstGeom>
                    <a:noFill/>
                    <a:ln>
                      <a:noFill/>
                    </a:ln>
                  </pic:spPr>
                </pic:pic>
              </a:graphicData>
            </a:graphic>
          </wp:inline>
        </w:drawing>
      </w:r>
    </w:p>
    <w:p w14:paraId="2DA134AA" w14:textId="094E1E30" w:rsidR="009911CB" w:rsidRDefault="009911CB" w:rsidP="001A0D71">
      <w:pPr>
        <w:spacing w:line="360" w:lineRule="auto"/>
        <w:rPr>
          <w:snapToGrid w:val="0"/>
          <w:w w:val="0"/>
          <w:sz w:val="0"/>
          <w:szCs w:val="0"/>
          <w:u w:color="000000"/>
          <w:bdr w:val="none" w:sz="0" w:space="0" w:color="000000"/>
          <w:shd w:val="clear" w:color="000000" w:fill="000000"/>
          <w:lang w:val="x-none" w:eastAsia="x-none" w:bidi="x-none"/>
        </w:rPr>
      </w:pPr>
    </w:p>
    <w:p w14:paraId="4B2CAA94" w14:textId="2C2280D2" w:rsidR="009911CB" w:rsidRDefault="009911CB" w:rsidP="001A0D71">
      <w:pPr>
        <w:spacing w:line="360" w:lineRule="auto"/>
        <w:rPr>
          <w:snapToGrid w:val="0"/>
          <w:w w:val="0"/>
          <w:sz w:val="0"/>
          <w:szCs w:val="0"/>
          <w:u w:color="000000"/>
          <w:bdr w:val="none" w:sz="0" w:space="0" w:color="000000"/>
          <w:shd w:val="clear" w:color="000000" w:fill="000000"/>
          <w:lang w:val="x-none" w:eastAsia="x-none" w:bidi="x-none"/>
        </w:rPr>
      </w:pPr>
    </w:p>
    <w:p w14:paraId="0B98DBD1" w14:textId="7B7907A5" w:rsidR="009911CB" w:rsidRDefault="009911CB" w:rsidP="001A0D71">
      <w:pPr>
        <w:spacing w:line="360" w:lineRule="auto"/>
        <w:rPr>
          <w:snapToGrid w:val="0"/>
          <w:w w:val="0"/>
          <w:sz w:val="0"/>
          <w:szCs w:val="0"/>
          <w:u w:color="000000"/>
          <w:bdr w:val="none" w:sz="0" w:space="0" w:color="000000"/>
          <w:shd w:val="clear" w:color="000000" w:fill="000000"/>
          <w:lang w:val="x-none" w:eastAsia="x-none" w:bidi="x-none"/>
        </w:rPr>
      </w:pPr>
    </w:p>
    <w:p w14:paraId="0235918F" w14:textId="659F3301" w:rsidR="009911CB" w:rsidRDefault="009911CB" w:rsidP="001A0D71">
      <w:pPr>
        <w:spacing w:line="360" w:lineRule="auto"/>
        <w:rPr>
          <w:snapToGrid w:val="0"/>
          <w:w w:val="0"/>
          <w:sz w:val="0"/>
          <w:szCs w:val="0"/>
          <w:u w:color="000000"/>
          <w:bdr w:val="none" w:sz="0" w:space="0" w:color="000000"/>
          <w:shd w:val="clear" w:color="000000" w:fill="000000"/>
          <w:lang w:val="x-none" w:eastAsia="x-none" w:bidi="x-none"/>
        </w:rPr>
      </w:pPr>
    </w:p>
    <w:p w14:paraId="5C1DCA01" w14:textId="53B03128" w:rsidR="009911CB" w:rsidRDefault="009911CB" w:rsidP="001A0D71">
      <w:pPr>
        <w:spacing w:line="360" w:lineRule="auto"/>
        <w:rPr>
          <w:snapToGrid w:val="0"/>
          <w:w w:val="0"/>
          <w:sz w:val="0"/>
          <w:szCs w:val="0"/>
          <w:u w:color="000000"/>
          <w:bdr w:val="none" w:sz="0" w:space="0" w:color="000000"/>
          <w:shd w:val="clear" w:color="000000" w:fill="000000"/>
          <w:lang w:val="x-none" w:eastAsia="x-none" w:bidi="x-none"/>
        </w:rPr>
      </w:pPr>
    </w:p>
    <w:p w14:paraId="638F183A" w14:textId="3A749D5C" w:rsidR="00DC2F0D" w:rsidRDefault="00DC2F0D" w:rsidP="009911CB">
      <w:pPr>
        <w:spacing w:line="360" w:lineRule="auto"/>
        <w:ind w:left="0" w:firstLine="0"/>
      </w:pPr>
      <w:bookmarkStart w:id="13" w:name="_Toc509850889"/>
      <w:r w:rsidRPr="005C1E49">
        <w:t xml:space="preserve">Figure </w:t>
      </w:r>
      <w:fldSimple w:instr=" STYLEREF 1 \s ">
        <w:r w:rsidR="006B2B7D">
          <w:rPr>
            <w:noProof/>
          </w:rPr>
          <w:t>3</w:t>
        </w:r>
      </w:fldSimple>
      <w:r w:rsidR="006B2B7D">
        <w:t>.</w:t>
      </w:r>
      <w:fldSimple w:instr=" SEQ Figure \* ARABIC \s 1 ">
        <w:r w:rsidR="006B2B7D">
          <w:rPr>
            <w:noProof/>
          </w:rPr>
          <w:t>1</w:t>
        </w:r>
      </w:fldSimple>
      <w:r w:rsidRPr="005C1E49">
        <w:t>: Component Model for Weather Information Dissemination System</w:t>
      </w:r>
      <w:bookmarkEnd w:id="13"/>
    </w:p>
    <w:p w14:paraId="0DB35AC9" w14:textId="63C9B8B4" w:rsidR="00E53C14" w:rsidRPr="00E53C14" w:rsidRDefault="00E53C14" w:rsidP="00E53C14">
      <w:r>
        <w:t xml:space="preserve">The Architectural design in figure </w:t>
      </w:r>
      <w:r w:rsidR="004E2020">
        <w:t>3.1</w:t>
      </w:r>
      <w:r>
        <w:t xml:space="preserve"> above </w:t>
      </w:r>
      <w:r w:rsidR="00F341FE">
        <w:t>is</w:t>
      </w:r>
      <w:r>
        <w:t xml:space="preserve"> described as below;</w:t>
      </w:r>
    </w:p>
    <w:p w14:paraId="34AE8878" w14:textId="606CDA1B" w:rsidR="00E349A5" w:rsidRDefault="00274CAB" w:rsidP="00274CAB">
      <w:pPr>
        <w:spacing w:line="360" w:lineRule="auto"/>
      </w:pPr>
      <w:r>
        <w:t xml:space="preserve">The </w:t>
      </w:r>
      <w:r w:rsidR="00DE707A">
        <w:t>C</w:t>
      </w:r>
      <w:r>
        <w:t xml:space="preserve">omponent model consists of the Modelling component which has the WRF model. </w:t>
      </w:r>
      <w:r w:rsidR="00DE707A">
        <w:t>The WRF Model depends on data from an uploaded file as its input. This</w:t>
      </w:r>
      <w:r>
        <w:t xml:space="preserve"> model will be run to produce output that will be required to generate dissemination information</w:t>
      </w:r>
      <w:r w:rsidR="00365B18">
        <w:t>.</w:t>
      </w:r>
      <w:r w:rsidR="002A5963">
        <w:t xml:space="preserve"> </w:t>
      </w:r>
    </w:p>
    <w:p w14:paraId="0893B656" w14:textId="580D13A0" w:rsidR="00274CAB" w:rsidRPr="00C65AF9" w:rsidRDefault="00365B18" w:rsidP="00382D64">
      <w:pPr>
        <w:spacing w:line="360" w:lineRule="auto"/>
      </w:pPr>
      <w:r>
        <w:t>The C</w:t>
      </w:r>
      <w:r w:rsidR="00274CAB">
        <w:t xml:space="preserve">onversion component will </w:t>
      </w:r>
      <w:r w:rsidR="00295233">
        <w:t xml:space="preserve">contain a script that will </w:t>
      </w:r>
      <w:r w:rsidR="00274CAB">
        <w:t>filter out the output from the modelling component and retain only the relevant data needed to generate advisories and other relevant information</w:t>
      </w:r>
      <w:r w:rsidR="00793FA5">
        <w:t>.</w:t>
      </w:r>
      <w:r w:rsidR="00C65AF9">
        <w:tab/>
      </w:r>
      <w:r w:rsidR="00C65AF9">
        <w:tab/>
      </w:r>
    </w:p>
    <w:p w14:paraId="4A46F126" w14:textId="1E0C5A9B" w:rsidR="00CD1A2C" w:rsidRDefault="00365B18" w:rsidP="00101969">
      <w:pPr>
        <w:spacing w:line="360" w:lineRule="auto"/>
      </w:pPr>
      <w:r>
        <w:lastRenderedPageBreak/>
        <w:t>The D</w:t>
      </w:r>
      <w:r w:rsidR="00274CAB">
        <w:t>issemination componen</w:t>
      </w:r>
      <w:r w:rsidR="00A9198E">
        <w:t xml:space="preserve">t consists of </w:t>
      </w:r>
      <w:r w:rsidR="00274CAB">
        <w:t xml:space="preserve">the web application </w:t>
      </w:r>
      <w:r w:rsidR="00F341FE">
        <w:t>subsystem</w:t>
      </w:r>
      <w:r w:rsidR="00274CAB">
        <w:t>. This is the component that the end users shall interact with in order to request for and acquire the relevant information</w:t>
      </w:r>
      <w:r w:rsidR="00A9198E">
        <w:t>.</w:t>
      </w:r>
    </w:p>
    <w:p w14:paraId="62D70D1C" w14:textId="3A868BDE" w:rsidR="00901A3E" w:rsidRDefault="00AE3F14" w:rsidP="00901A3E">
      <w:pPr>
        <w:spacing w:line="360" w:lineRule="auto"/>
      </w:pPr>
      <w:r>
        <w:t xml:space="preserve">The figure </w:t>
      </w:r>
      <w:r w:rsidR="00CD1A2C">
        <w:t xml:space="preserve">3.2 </w:t>
      </w:r>
      <w:r w:rsidR="005065F4">
        <w:t>below show</w:t>
      </w:r>
      <w:r w:rsidR="00902536">
        <w:t>s a Use Case Diagram of the Weather Information Dissemination System</w:t>
      </w:r>
      <w:r w:rsidR="005065F4">
        <w:t>.</w:t>
      </w:r>
    </w:p>
    <w:p w14:paraId="1EDB2484" w14:textId="402AD5C7" w:rsidR="00901A3E" w:rsidRPr="002A330A" w:rsidRDefault="005A6205" w:rsidP="00D266E8">
      <w:pPr>
        <w:spacing w:line="360" w:lineRule="auto"/>
      </w:pPr>
      <w:r w:rsidRPr="005A6205">
        <w:rPr>
          <w:noProof/>
          <w:lang w:val="en-US" w:eastAsia="en-US"/>
        </w:rPr>
        <w:drawing>
          <wp:inline distT="0" distB="0" distL="0" distR="0" wp14:anchorId="1126DCCC" wp14:editId="7231E4D0">
            <wp:extent cx="5945505" cy="5383671"/>
            <wp:effectExtent l="0" t="0" r="0" b="7620"/>
            <wp:docPr id="15680" name="Picture 15680" descr="C:\Users\konde\Desktop\YEAR4SEM2\PROJEC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de\Desktop\YEAR4SEM2\PROJECT\use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036" cy="5387774"/>
                    </a:xfrm>
                    <a:prstGeom prst="rect">
                      <a:avLst/>
                    </a:prstGeom>
                    <a:noFill/>
                    <a:ln>
                      <a:noFill/>
                    </a:ln>
                  </pic:spPr>
                </pic:pic>
              </a:graphicData>
            </a:graphic>
          </wp:inline>
        </w:drawing>
      </w:r>
    </w:p>
    <w:p w14:paraId="50B9B39F" w14:textId="63B6F341" w:rsidR="00E660B4" w:rsidRPr="00E660B4" w:rsidRDefault="00797C8A" w:rsidP="00E660B4">
      <w:pPr>
        <w:pStyle w:val="Caption"/>
      </w:pPr>
      <w:bookmarkStart w:id="14" w:name="_Toc509850890"/>
      <w:r w:rsidRPr="00797C8A">
        <w:rPr>
          <w:i w:val="0"/>
          <w:sz w:val="24"/>
          <w:szCs w:val="24"/>
        </w:rPr>
        <w:t xml:space="preserve">Figure </w:t>
      </w:r>
      <w:r w:rsidR="006B2B7D">
        <w:rPr>
          <w:i w:val="0"/>
          <w:sz w:val="24"/>
          <w:szCs w:val="24"/>
        </w:rPr>
        <w:fldChar w:fldCharType="begin"/>
      </w:r>
      <w:r w:rsidR="006B2B7D">
        <w:rPr>
          <w:i w:val="0"/>
          <w:sz w:val="24"/>
          <w:szCs w:val="24"/>
        </w:rPr>
        <w:instrText xml:space="preserve"> STYLEREF 1 \s </w:instrText>
      </w:r>
      <w:r w:rsidR="006B2B7D">
        <w:rPr>
          <w:i w:val="0"/>
          <w:sz w:val="24"/>
          <w:szCs w:val="24"/>
        </w:rPr>
        <w:fldChar w:fldCharType="separate"/>
      </w:r>
      <w:r w:rsidR="00DD0C2E">
        <w:rPr>
          <w:i w:val="0"/>
          <w:noProof/>
          <w:sz w:val="24"/>
          <w:szCs w:val="24"/>
        </w:rPr>
        <w:t>3</w:t>
      </w:r>
      <w:r w:rsidR="006B2B7D">
        <w:rPr>
          <w:i w:val="0"/>
          <w:sz w:val="24"/>
          <w:szCs w:val="24"/>
        </w:rPr>
        <w:fldChar w:fldCharType="end"/>
      </w:r>
      <w:r w:rsidR="006B2B7D">
        <w:rPr>
          <w:i w:val="0"/>
          <w:sz w:val="24"/>
          <w:szCs w:val="24"/>
        </w:rPr>
        <w:t>.</w:t>
      </w:r>
      <w:r w:rsidR="006B2B7D">
        <w:rPr>
          <w:i w:val="0"/>
          <w:sz w:val="24"/>
          <w:szCs w:val="24"/>
        </w:rPr>
        <w:fldChar w:fldCharType="begin"/>
      </w:r>
      <w:r w:rsidR="006B2B7D">
        <w:rPr>
          <w:i w:val="0"/>
          <w:sz w:val="24"/>
          <w:szCs w:val="24"/>
        </w:rPr>
        <w:instrText xml:space="preserve"> SEQ Figure \* ARABIC \s 1 </w:instrText>
      </w:r>
      <w:r w:rsidR="006B2B7D">
        <w:rPr>
          <w:i w:val="0"/>
          <w:sz w:val="24"/>
          <w:szCs w:val="24"/>
        </w:rPr>
        <w:fldChar w:fldCharType="separate"/>
      </w:r>
      <w:r w:rsidR="00DD0C2E">
        <w:rPr>
          <w:i w:val="0"/>
          <w:noProof/>
          <w:sz w:val="24"/>
          <w:szCs w:val="24"/>
        </w:rPr>
        <w:t>2</w:t>
      </w:r>
      <w:r w:rsidR="006B2B7D">
        <w:rPr>
          <w:i w:val="0"/>
          <w:sz w:val="24"/>
          <w:szCs w:val="24"/>
        </w:rPr>
        <w:fldChar w:fldCharType="end"/>
      </w:r>
      <w:r w:rsidRPr="00797C8A">
        <w:rPr>
          <w:i w:val="0"/>
          <w:sz w:val="24"/>
          <w:szCs w:val="24"/>
        </w:rPr>
        <w:t>: Use</w:t>
      </w:r>
      <w:r>
        <w:rPr>
          <w:i w:val="0"/>
          <w:sz w:val="24"/>
          <w:szCs w:val="24"/>
        </w:rPr>
        <w:t xml:space="preserve"> </w:t>
      </w:r>
      <w:r w:rsidRPr="00797C8A">
        <w:rPr>
          <w:i w:val="0"/>
          <w:sz w:val="24"/>
          <w:szCs w:val="24"/>
        </w:rPr>
        <w:t>case Diagram</w:t>
      </w:r>
      <w:r w:rsidR="004C4B9E">
        <w:rPr>
          <w:i w:val="0"/>
          <w:sz w:val="24"/>
          <w:szCs w:val="24"/>
        </w:rPr>
        <w:t xml:space="preserve"> for</w:t>
      </w:r>
      <w:r w:rsidR="00E05ED5">
        <w:rPr>
          <w:i w:val="0"/>
          <w:sz w:val="24"/>
          <w:szCs w:val="24"/>
        </w:rPr>
        <w:t xml:space="preserve"> </w:t>
      </w:r>
      <w:r w:rsidR="008778BE">
        <w:rPr>
          <w:i w:val="0"/>
          <w:sz w:val="24"/>
          <w:szCs w:val="24"/>
        </w:rPr>
        <w:t>Weather Information Dissemination Syste</w:t>
      </w:r>
      <w:r w:rsidR="00901A3E">
        <w:rPr>
          <w:i w:val="0"/>
          <w:sz w:val="24"/>
          <w:szCs w:val="24"/>
        </w:rPr>
        <w:t>m.</w:t>
      </w:r>
      <w:bookmarkEnd w:id="14"/>
    </w:p>
    <w:p w14:paraId="7F240289" w14:textId="77777777" w:rsidR="005A6205" w:rsidRDefault="005A6205" w:rsidP="00DE3EE4">
      <w:pPr>
        <w:spacing w:line="360" w:lineRule="auto"/>
        <w:ind w:left="0" w:firstLine="0"/>
        <w:rPr>
          <w:u w:val="single"/>
        </w:rPr>
      </w:pPr>
    </w:p>
    <w:p w14:paraId="6436B833" w14:textId="008257BB" w:rsidR="00987A87" w:rsidRDefault="001161DD" w:rsidP="00DE3EE4">
      <w:pPr>
        <w:spacing w:line="360" w:lineRule="auto"/>
        <w:ind w:left="0" w:firstLine="0"/>
        <w:rPr>
          <w:u w:val="single"/>
        </w:rPr>
      </w:pPr>
      <w:r w:rsidRPr="009B353A">
        <w:rPr>
          <w:u w:val="single"/>
        </w:rPr>
        <w:lastRenderedPageBreak/>
        <w:t>Use Case Description</w:t>
      </w:r>
      <w:r w:rsidR="00891DD9" w:rsidRPr="009B353A">
        <w:rPr>
          <w:u w:val="single"/>
        </w:rPr>
        <w:t>:</w:t>
      </w:r>
    </w:p>
    <w:p w14:paraId="2B563FF1" w14:textId="25EF9AA8" w:rsidR="00F27269" w:rsidRPr="00F27269" w:rsidRDefault="00F27269" w:rsidP="00F27269">
      <w:pPr>
        <w:spacing w:line="360" w:lineRule="auto"/>
        <w:rPr>
          <w:szCs w:val="24"/>
        </w:rPr>
      </w:pPr>
      <w:bookmarkStart w:id="15" w:name="_Toc509850926"/>
      <w:r w:rsidRPr="00F27269">
        <w:rPr>
          <w:szCs w:val="24"/>
        </w:rPr>
        <w:t xml:space="preserve">Table </w:t>
      </w:r>
      <w:r w:rsidR="00663867">
        <w:rPr>
          <w:szCs w:val="24"/>
        </w:rPr>
        <w:fldChar w:fldCharType="begin"/>
      </w:r>
      <w:r w:rsidR="00663867">
        <w:rPr>
          <w:szCs w:val="24"/>
        </w:rPr>
        <w:instrText xml:space="preserve"> STYLEREF 1 \s </w:instrText>
      </w:r>
      <w:r w:rsidR="00663867">
        <w:rPr>
          <w:szCs w:val="24"/>
        </w:rPr>
        <w:fldChar w:fldCharType="separate"/>
      </w:r>
      <w:r w:rsidR="00663867">
        <w:rPr>
          <w:noProof/>
          <w:szCs w:val="24"/>
        </w:rPr>
        <w:t>3</w:t>
      </w:r>
      <w:r w:rsidR="00663867">
        <w:rPr>
          <w:szCs w:val="24"/>
        </w:rPr>
        <w:fldChar w:fldCharType="end"/>
      </w:r>
      <w:r w:rsidR="00663867">
        <w:rPr>
          <w:szCs w:val="24"/>
        </w:rPr>
        <w:t>.</w:t>
      </w:r>
      <w:r w:rsidR="00663867">
        <w:rPr>
          <w:szCs w:val="24"/>
        </w:rPr>
        <w:fldChar w:fldCharType="begin"/>
      </w:r>
      <w:r w:rsidR="00663867">
        <w:rPr>
          <w:szCs w:val="24"/>
        </w:rPr>
        <w:instrText xml:space="preserve"> SEQ Table \* ARABIC \s 1 </w:instrText>
      </w:r>
      <w:r w:rsidR="00663867">
        <w:rPr>
          <w:szCs w:val="24"/>
        </w:rPr>
        <w:fldChar w:fldCharType="separate"/>
      </w:r>
      <w:r w:rsidR="00663867">
        <w:rPr>
          <w:noProof/>
          <w:szCs w:val="24"/>
        </w:rPr>
        <w:t>1</w:t>
      </w:r>
      <w:r w:rsidR="00663867">
        <w:rPr>
          <w:szCs w:val="24"/>
        </w:rPr>
        <w:fldChar w:fldCharType="end"/>
      </w:r>
      <w:r w:rsidRPr="00F27269">
        <w:rPr>
          <w:szCs w:val="24"/>
        </w:rPr>
        <w:t>: Description of the Use Cases in the Weather Information Dissemination System</w:t>
      </w:r>
      <w:bookmarkEnd w:id="15"/>
      <w:r w:rsidR="001B6B55">
        <w:rPr>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560"/>
        <w:gridCol w:w="1927"/>
        <w:gridCol w:w="2083"/>
        <w:gridCol w:w="2768"/>
      </w:tblGrid>
      <w:tr w:rsidR="003B1ACB" w:rsidRPr="003B1ACB" w14:paraId="0597D1F6" w14:textId="77777777" w:rsidTr="001B6B55">
        <w:tc>
          <w:tcPr>
            <w:tcW w:w="1242" w:type="dxa"/>
            <w:shd w:val="clear" w:color="auto" w:fill="auto"/>
          </w:tcPr>
          <w:p w14:paraId="3A403D79" w14:textId="3399A4F2" w:rsidR="00930F42" w:rsidRPr="003B1ACB" w:rsidRDefault="00AB2CEB" w:rsidP="003F2AFB">
            <w:pPr>
              <w:spacing w:line="360" w:lineRule="auto"/>
              <w:rPr>
                <w:b/>
                <w:sz w:val="16"/>
                <w:szCs w:val="16"/>
              </w:rPr>
            </w:pPr>
            <w:r w:rsidRPr="003B1ACB">
              <w:rPr>
                <w:b/>
                <w:sz w:val="16"/>
                <w:szCs w:val="16"/>
              </w:rPr>
              <w:t>Use</w:t>
            </w:r>
            <w:r w:rsidR="003F2AFB" w:rsidRPr="003B1ACB">
              <w:rPr>
                <w:b/>
                <w:sz w:val="16"/>
                <w:szCs w:val="16"/>
              </w:rPr>
              <w:t xml:space="preserve"> </w:t>
            </w:r>
            <w:r w:rsidRPr="003B1ACB">
              <w:rPr>
                <w:b/>
                <w:sz w:val="16"/>
                <w:szCs w:val="16"/>
              </w:rPr>
              <w:t>Case</w:t>
            </w:r>
            <w:r w:rsidR="00C4721B" w:rsidRPr="003B1ACB">
              <w:rPr>
                <w:b/>
                <w:sz w:val="16"/>
                <w:szCs w:val="16"/>
              </w:rPr>
              <w:t xml:space="preserve"> </w:t>
            </w:r>
            <w:r w:rsidRPr="003B1ACB">
              <w:rPr>
                <w:b/>
                <w:sz w:val="16"/>
                <w:szCs w:val="16"/>
              </w:rPr>
              <w:t>ID</w:t>
            </w:r>
          </w:p>
        </w:tc>
        <w:tc>
          <w:tcPr>
            <w:tcW w:w="1560" w:type="dxa"/>
            <w:shd w:val="clear" w:color="auto" w:fill="auto"/>
          </w:tcPr>
          <w:p w14:paraId="4D831416" w14:textId="77777777" w:rsidR="00930F42" w:rsidRPr="003B1ACB" w:rsidRDefault="00930F42" w:rsidP="00930F42">
            <w:pPr>
              <w:spacing w:line="360" w:lineRule="auto"/>
              <w:rPr>
                <w:b/>
                <w:sz w:val="16"/>
                <w:szCs w:val="16"/>
              </w:rPr>
            </w:pPr>
            <w:r w:rsidRPr="003B1ACB">
              <w:rPr>
                <w:b/>
                <w:sz w:val="16"/>
                <w:szCs w:val="16"/>
              </w:rPr>
              <w:t>Name</w:t>
            </w:r>
          </w:p>
        </w:tc>
        <w:tc>
          <w:tcPr>
            <w:tcW w:w="1927" w:type="dxa"/>
          </w:tcPr>
          <w:p w14:paraId="38A6749F" w14:textId="77777777" w:rsidR="00930F42" w:rsidRPr="003B1ACB" w:rsidRDefault="00930F42" w:rsidP="00930F42">
            <w:pPr>
              <w:spacing w:line="360" w:lineRule="auto"/>
              <w:rPr>
                <w:b/>
                <w:sz w:val="16"/>
                <w:szCs w:val="16"/>
              </w:rPr>
            </w:pPr>
            <w:r w:rsidRPr="003B1ACB">
              <w:rPr>
                <w:b/>
                <w:sz w:val="16"/>
                <w:szCs w:val="16"/>
              </w:rPr>
              <w:t>Description</w:t>
            </w:r>
          </w:p>
        </w:tc>
        <w:tc>
          <w:tcPr>
            <w:tcW w:w="2083" w:type="dxa"/>
          </w:tcPr>
          <w:p w14:paraId="64D4CF6D" w14:textId="77777777" w:rsidR="00930F42" w:rsidRPr="003B1ACB" w:rsidRDefault="00930F42" w:rsidP="00930F42">
            <w:pPr>
              <w:spacing w:line="360" w:lineRule="auto"/>
              <w:rPr>
                <w:b/>
                <w:sz w:val="16"/>
                <w:szCs w:val="16"/>
              </w:rPr>
            </w:pPr>
            <w:r w:rsidRPr="003B1ACB">
              <w:rPr>
                <w:b/>
                <w:sz w:val="16"/>
                <w:szCs w:val="16"/>
              </w:rPr>
              <w:t>Precondition</w:t>
            </w:r>
          </w:p>
        </w:tc>
        <w:tc>
          <w:tcPr>
            <w:tcW w:w="2768" w:type="dxa"/>
          </w:tcPr>
          <w:p w14:paraId="5326765E" w14:textId="77777777" w:rsidR="00930F42" w:rsidRPr="003B1ACB" w:rsidRDefault="00930F42" w:rsidP="00930F42">
            <w:pPr>
              <w:spacing w:line="360" w:lineRule="auto"/>
              <w:rPr>
                <w:b/>
                <w:sz w:val="16"/>
                <w:szCs w:val="16"/>
              </w:rPr>
            </w:pPr>
            <w:r w:rsidRPr="003B1ACB">
              <w:rPr>
                <w:b/>
                <w:sz w:val="16"/>
                <w:szCs w:val="16"/>
              </w:rPr>
              <w:t>Post condition</w:t>
            </w:r>
          </w:p>
        </w:tc>
      </w:tr>
      <w:tr w:rsidR="003B1ACB" w:rsidRPr="003B1ACB" w14:paraId="2AC07E24" w14:textId="77777777" w:rsidTr="001B6B55">
        <w:tc>
          <w:tcPr>
            <w:tcW w:w="1242" w:type="dxa"/>
            <w:shd w:val="clear" w:color="auto" w:fill="auto"/>
          </w:tcPr>
          <w:p w14:paraId="2C5E8DBB" w14:textId="77777777" w:rsidR="00930F42" w:rsidRPr="003B1ACB" w:rsidRDefault="00930F42" w:rsidP="00930F42">
            <w:pPr>
              <w:spacing w:line="360" w:lineRule="auto"/>
              <w:rPr>
                <w:sz w:val="16"/>
                <w:szCs w:val="16"/>
              </w:rPr>
            </w:pPr>
            <w:r w:rsidRPr="003B1ACB">
              <w:rPr>
                <w:sz w:val="16"/>
                <w:szCs w:val="16"/>
              </w:rPr>
              <w:t>UC-1</w:t>
            </w:r>
          </w:p>
        </w:tc>
        <w:tc>
          <w:tcPr>
            <w:tcW w:w="1560" w:type="dxa"/>
            <w:shd w:val="clear" w:color="auto" w:fill="auto"/>
          </w:tcPr>
          <w:p w14:paraId="426FFDB9" w14:textId="3CAEF48C" w:rsidR="00930F42" w:rsidRPr="003B1ACB" w:rsidRDefault="001D0595" w:rsidP="002A4132">
            <w:pPr>
              <w:spacing w:line="360" w:lineRule="auto"/>
              <w:rPr>
                <w:sz w:val="16"/>
                <w:szCs w:val="16"/>
              </w:rPr>
            </w:pPr>
            <w:r w:rsidRPr="003B1ACB">
              <w:rPr>
                <w:sz w:val="16"/>
                <w:szCs w:val="16"/>
              </w:rPr>
              <w:t xml:space="preserve">View </w:t>
            </w:r>
            <w:r w:rsidR="00930F42" w:rsidRPr="003B1ACB">
              <w:rPr>
                <w:sz w:val="16"/>
                <w:szCs w:val="16"/>
              </w:rPr>
              <w:t xml:space="preserve"> Forecast</w:t>
            </w:r>
          </w:p>
        </w:tc>
        <w:tc>
          <w:tcPr>
            <w:tcW w:w="1927" w:type="dxa"/>
          </w:tcPr>
          <w:p w14:paraId="5D658449" w14:textId="28B2AF7E" w:rsidR="00930F42" w:rsidRPr="003B1ACB" w:rsidRDefault="00930F42" w:rsidP="000713CA">
            <w:pPr>
              <w:spacing w:line="360" w:lineRule="auto"/>
              <w:rPr>
                <w:sz w:val="16"/>
                <w:szCs w:val="16"/>
              </w:rPr>
            </w:pPr>
            <w:r w:rsidRPr="003B1ACB">
              <w:rPr>
                <w:sz w:val="16"/>
                <w:szCs w:val="16"/>
              </w:rPr>
              <w:t>User shall view weather forecasts and impact</w:t>
            </w:r>
            <w:r w:rsidR="005721DC" w:rsidRPr="003B1ACB">
              <w:rPr>
                <w:sz w:val="16"/>
                <w:szCs w:val="16"/>
              </w:rPr>
              <w:t>.</w:t>
            </w:r>
          </w:p>
        </w:tc>
        <w:tc>
          <w:tcPr>
            <w:tcW w:w="2083" w:type="dxa"/>
          </w:tcPr>
          <w:p w14:paraId="1A90DBCF" w14:textId="067B5922" w:rsidR="00930F42" w:rsidRPr="003B1ACB" w:rsidRDefault="00930F42" w:rsidP="00930F42">
            <w:pPr>
              <w:spacing w:line="360" w:lineRule="auto"/>
              <w:rPr>
                <w:sz w:val="16"/>
                <w:szCs w:val="16"/>
              </w:rPr>
            </w:pPr>
            <w:r w:rsidRPr="003B1ACB">
              <w:rPr>
                <w:sz w:val="16"/>
                <w:szCs w:val="16"/>
              </w:rPr>
              <w:t>User must have selected Region, Category</w:t>
            </w:r>
            <w:r w:rsidR="000713CA" w:rsidRPr="003B1ACB">
              <w:rPr>
                <w:sz w:val="16"/>
                <w:szCs w:val="16"/>
              </w:rPr>
              <w:t xml:space="preserve"> and Type</w:t>
            </w:r>
            <w:r w:rsidR="0017591B" w:rsidRPr="003B1ACB">
              <w:rPr>
                <w:sz w:val="16"/>
                <w:szCs w:val="16"/>
              </w:rPr>
              <w:t xml:space="preserve"> of Forecast</w:t>
            </w:r>
          </w:p>
        </w:tc>
        <w:tc>
          <w:tcPr>
            <w:tcW w:w="2768" w:type="dxa"/>
          </w:tcPr>
          <w:p w14:paraId="424D4E45" w14:textId="2EE89EC5" w:rsidR="00930F42" w:rsidRPr="003B1ACB" w:rsidRDefault="00206128" w:rsidP="0015368B">
            <w:pPr>
              <w:spacing w:line="360" w:lineRule="auto"/>
              <w:rPr>
                <w:sz w:val="16"/>
                <w:szCs w:val="16"/>
              </w:rPr>
            </w:pPr>
            <w:r w:rsidRPr="003B1ACB">
              <w:rPr>
                <w:sz w:val="16"/>
                <w:szCs w:val="16"/>
              </w:rPr>
              <w:t xml:space="preserve">A window with </w:t>
            </w:r>
            <w:r w:rsidR="000713CA" w:rsidRPr="003B1ACB">
              <w:rPr>
                <w:sz w:val="16"/>
                <w:szCs w:val="16"/>
              </w:rPr>
              <w:t xml:space="preserve">requested forecast and impact </w:t>
            </w:r>
            <w:r w:rsidR="0015368B" w:rsidRPr="003B1ACB">
              <w:rPr>
                <w:sz w:val="16"/>
                <w:szCs w:val="16"/>
              </w:rPr>
              <w:t>should be displayed.</w:t>
            </w:r>
          </w:p>
        </w:tc>
      </w:tr>
      <w:tr w:rsidR="003B1ACB" w:rsidRPr="003B1ACB" w14:paraId="1C98082D" w14:textId="77777777" w:rsidTr="001B6B55">
        <w:tc>
          <w:tcPr>
            <w:tcW w:w="1242" w:type="dxa"/>
            <w:shd w:val="clear" w:color="auto" w:fill="auto"/>
          </w:tcPr>
          <w:p w14:paraId="1332CE70" w14:textId="5BB3240A" w:rsidR="000713CA" w:rsidRPr="003B1ACB" w:rsidRDefault="000713CA" w:rsidP="00930F42">
            <w:pPr>
              <w:spacing w:line="360" w:lineRule="auto"/>
              <w:rPr>
                <w:sz w:val="16"/>
                <w:szCs w:val="16"/>
              </w:rPr>
            </w:pPr>
            <w:r w:rsidRPr="003B1ACB">
              <w:rPr>
                <w:sz w:val="16"/>
                <w:szCs w:val="16"/>
              </w:rPr>
              <w:t>UC-</w:t>
            </w:r>
            <w:r w:rsidR="00AB708C" w:rsidRPr="003B1ACB">
              <w:rPr>
                <w:sz w:val="16"/>
                <w:szCs w:val="16"/>
              </w:rPr>
              <w:t>2</w:t>
            </w:r>
          </w:p>
        </w:tc>
        <w:tc>
          <w:tcPr>
            <w:tcW w:w="1560" w:type="dxa"/>
            <w:shd w:val="clear" w:color="auto" w:fill="auto"/>
          </w:tcPr>
          <w:p w14:paraId="1F265610" w14:textId="77777777" w:rsidR="000713CA" w:rsidRPr="003B1ACB" w:rsidRDefault="000713CA" w:rsidP="00930F42">
            <w:pPr>
              <w:spacing w:line="360" w:lineRule="auto"/>
              <w:rPr>
                <w:sz w:val="16"/>
                <w:szCs w:val="16"/>
              </w:rPr>
            </w:pPr>
            <w:r w:rsidRPr="003B1ACB">
              <w:rPr>
                <w:sz w:val="16"/>
                <w:szCs w:val="16"/>
              </w:rPr>
              <w:t>Create Advisory</w:t>
            </w:r>
          </w:p>
        </w:tc>
        <w:tc>
          <w:tcPr>
            <w:tcW w:w="1927" w:type="dxa"/>
          </w:tcPr>
          <w:p w14:paraId="1CC06035" w14:textId="18FA9098" w:rsidR="000713CA" w:rsidRPr="003B1ACB" w:rsidRDefault="00274CAB" w:rsidP="005721DC">
            <w:pPr>
              <w:spacing w:line="360" w:lineRule="auto"/>
              <w:rPr>
                <w:sz w:val="16"/>
                <w:szCs w:val="16"/>
              </w:rPr>
            </w:pPr>
            <w:r w:rsidRPr="003B1ACB">
              <w:rPr>
                <w:sz w:val="16"/>
                <w:szCs w:val="16"/>
              </w:rPr>
              <w:t>Admin and the relevant sector expert will formulate and enter advisory into the system</w:t>
            </w:r>
          </w:p>
        </w:tc>
        <w:tc>
          <w:tcPr>
            <w:tcW w:w="2083" w:type="dxa"/>
          </w:tcPr>
          <w:p w14:paraId="1B37942B" w14:textId="6667CE8D" w:rsidR="000713CA" w:rsidRPr="003B1ACB" w:rsidRDefault="00566EC1" w:rsidP="00930F42">
            <w:pPr>
              <w:spacing w:line="360" w:lineRule="auto"/>
              <w:rPr>
                <w:sz w:val="16"/>
                <w:szCs w:val="16"/>
              </w:rPr>
            </w:pPr>
            <w:r w:rsidRPr="003B1ACB">
              <w:rPr>
                <w:sz w:val="16"/>
                <w:szCs w:val="16"/>
              </w:rPr>
              <w:t>Admin</w:t>
            </w:r>
            <w:r w:rsidR="00274CAB" w:rsidRPr="003B1ACB">
              <w:rPr>
                <w:sz w:val="16"/>
                <w:szCs w:val="16"/>
              </w:rPr>
              <w:t>/</w:t>
            </w:r>
            <w:r w:rsidR="00F34CA5" w:rsidRPr="003B1ACB">
              <w:rPr>
                <w:sz w:val="16"/>
                <w:szCs w:val="16"/>
              </w:rPr>
              <w:t>sector e</w:t>
            </w:r>
            <w:r w:rsidR="00274CAB" w:rsidRPr="003B1ACB">
              <w:rPr>
                <w:sz w:val="16"/>
                <w:szCs w:val="16"/>
              </w:rPr>
              <w:t>xpert</w:t>
            </w:r>
            <w:r w:rsidRPr="003B1ACB">
              <w:rPr>
                <w:sz w:val="16"/>
                <w:szCs w:val="16"/>
              </w:rPr>
              <w:t xml:space="preserve"> should have logged onto the system</w:t>
            </w:r>
          </w:p>
        </w:tc>
        <w:tc>
          <w:tcPr>
            <w:tcW w:w="2768" w:type="dxa"/>
          </w:tcPr>
          <w:p w14:paraId="3E3BF0F7" w14:textId="0579FB11" w:rsidR="000713CA" w:rsidRPr="003B1ACB" w:rsidRDefault="00C33F85" w:rsidP="00930F42">
            <w:pPr>
              <w:spacing w:line="360" w:lineRule="auto"/>
              <w:rPr>
                <w:sz w:val="16"/>
                <w:szCs w:val="16"/>
              </w:rPr>
            </w:pPr>
            <w:r w:rsidRPr="003B1ACB">
              <w:rPr>
                <w:sz w:val="16"/>
                <w:szCs w:val="16"/>
              </w:rPr>
              <w:t>A confirmation message should be sent to the admin/ sector expert.</w:t>
            </w:r>
          </w:p>
        </w:tc>
      </w:tr>
      <w:tr w:rsidR="003B1ACB" w:rsidRPr="003B1ACB" w14:paraId="4A6EBCAC" w14:textId="77777777" w:rsidTr="001B6B55">
        <w:tc>
          <w:tcPr>
            <w:tcW w:w="1242" w:type="dxa"/>
            <w:shd w:val="clear" w:color="auto" w:fill="auto"/>
          </w:tcPr>
          <w:p w14:paraId="0F7E7507" w14:textId="3F2B4299" w:rsidR="00930F42" w:rsidRPr="003B1ACB" w:rsidRDefault="000713CA" w:rsidP="00930F42">
            <w:pPr>
              <w:spacing w:line="360" w:lineRule="auto"/>
              <w:rPr>
                <w:sz w:val="16"/>
                <w:szCs w:val="16"/>
              </w:rPr>
            </w:pPr>
            <w:r w:rsidRPr="003B1ACB">
              <w:rPr>
                <w:sz w:val="16"/>
                <w:szCs w:val="16"/>
              </w:rPr>
              <w:t>UC-</w:t>
            </w:r>
            <w:r w:rsidR="00AB708C" w:rsidRPr="003B1ACB">
              <w:rPr>
                <w:sz w:val="16"/>
                <w:szCs w:val="16"/>
              </w:rPr>
              <w:t>3</w:t>
            </w:r>
          </w:p>
        </w:tc>
        <w:tc>
          <w:tcPr>
            <w:tcW w:w="1560" w:type="dxa"/>
            <w:shd w:val="clear" w:color="auto" w:fill="auto"/>
          </w:tcPr>
          <w:p w14:paraId="015C3662" w14:textId="13BCFB2B" w:rsidR="00930F42" w:rsidRPr="003B1ACB" w:rsidRDefault="00D01178" w:rsidP="00930F42">
            <w:pPr>
              <w:spacing w:line="360" w:lineRule="auto"/>
              <w:rPr>
                <w:sz w:val="16"/>
                <w:szCs w:val="16"/>
              </w:rPr>
            </w:pPr>
            <w:r w:rsidRPr="003B1ACB">
              <w:rPr>
                <w:sz w:val="16"/>
                <w:szCs w:val="16"/>
              </w:rPr>
              <w:t xml:space="preserve">View </w:t>
            </w:r>
            <w:r w:rsidR="000713CA" w:rsidRPr="003B1ACB">
              <w:rPr>
                <w:sz w:val="16"/>
                <w:szCs w:val="16"/>
              </w:rPr>
              <w:t>Advisory</w:t>
            </w:r>
          </w:p>
        </w:tc>
        <w:tc>
          <w:tcPr>
            <w:tcW w:w="1927" w:type="dxa"/>
          </w:tcPr>
          <w:p w14:paraId="499F00DA" w14:textId="4921B333" w:rsidR="00930F42" w:rsidRPr="003B1ACB" w:rsidRDefault="00300274" w:rsidP="00300274">
            <w:pPr>
              <w:spacing w:line="360" w:lineRule="auto"/>
              <w:rPr>
                <w:sz w:val="16"/>
                <w:szCs w:val="16"/>
              </w:rPr>
            </w:pPr>
            <w:r w:rsidRPr="003B1ACB">
              <w:rPr>
                <w:sz w:val="16"/>
                <w:szCs w:val="16"/>
              </w:rPr>
              <w:t xml:space="preserve">User shall download specific advisories </w:t>
            </w:r>
          </w:p>
        </w:tc>
        <w:tc>
          <w:tcPr>
            <w:tcW w:w="2083" w:type="dxa"/>
          </w:tcPr>
          <w:p w14:paraId="73F08E53" w14:textId="2C5BEF73" w:rsidR="00930F42" w:rsidRPr="003B1ACB" w:rsidRDefault="00382395" w:rsidP="0098766D">
            <w:pPr>
              <w:spacing w:line="360" w:lineRule="auto"/>
              <w:rPr>
                <w:sz w:val="16"/>
                <w:szCs w:val="16"/>
              </w:rPr>
            </w:pPr>
            <w:r w:rsidRPr="003B1ACB">
              <w:rPr>
                <w:sz w:val="16"/>
                <w:szCs w:val="16"/>
              </w:rPr>
              <w:t>user should have selected Region</w:t>
            </w:r>
            <w:r w:rsidR="006B6439" w:rsidRPr="003B1ACB">
              <w:rPr>
                <w:sz w:val="16"/>
                <w:szCs w:val="16"/>
              </w:rPr>
              <w:t xml:space="preserve"> </w:t>
            </w:r>
            <w:r w:rsidR="00282CBA" w:rsidRPr="003B1ACB">
              <w:rPr>
                <w:sz w:val="16"/>
                <w:szCs w:val="16"/>
              </w:rPr>
              <w:t>and Advisory category</w:t>
            </w:r>
          </w:p>
        </w:tc>
        <w:tc>
          <w:tcPr>
            <w:tcW w:w="2768" w:type="dxa"/>
          </w:tcPr>
          <w:p w14:paraId="6E90F75E" w14:textId="1CE75691" w:rsidR="00930F42" w:rsidRPr="003B1ACB" w:rsidRDefault="003D582E" w:rsidP="00DE2092">
            <w:pPr>
              <w:spacing w:line="360" w:lineRule="auto"/>
              <w:rPr>
                <w:sz w:val="16"/>
                <w:szCs w:val="16"/>
              </w:rPr>
            </w:pPr>
            <w:r w:rsidRPr="003B1ACB">
              <w:rPr>
                <w:sz w:val="16"/>
                <w:szCs w:val="16"/>
              </w:rPr>
              <w:t xml:space="preserve">A </w:t>
            </w:r>
            <w:r w:rsidR="00282CBA" w:rsidRPr="003B1ACB">
              <w:rPr>
                <w:sz w:val="16"/>
                <w:szCs w:val="16"/>
              </w:rPr>
              <w:t>window containing requested advisories</w:t>
            </w:r>
            <w:r w:rsidRPr="003B1ACB">
              <w:rPr>
                <w:sz w:val="16"/>
                <w:szCs w:val="16"/>
              </w:rPr>
              <w:t xml:space="preserve"> should be displayed</w:t>
            </w:r>
            <w:r w:rsidR="00282CBA" w:rsidRPr="003B1ACB">
              <w:rPr>
                <w:sz w:val="16"/>
                <w:szCs w:val="16"/>
              </w:rPr>
              <w:t>.</w:t>
            </w:r>
          </w:p>
        </w:tc>
      </w:tr>
      <w:tr w:rsidR="003B1ACB" w:rsidRPr="003B1ACB" w14:paraId="0C87C951" w14:textId="77777777" w:rsidTr="001B6B55">
        <w:tc>
          <w:tcPr>
            <w:tcW w:w="1242" w:type="dxa"/>
            <w:shd w:val="clear" w:color="auto" w:fill="auto"/>
          </w:tcPr>
          <w:p w14:paraId="1548DF24" w14:textId="0AEA39D8" w:rsidR="00930F42" w:rsidRPr="003B1ACB" w:rsidRDefault="000713CA" w:rsidP="00930F42">
            <w:pPr>
              <w:spacing w:line="360" w:lineRule="auto"/>
              <w:rPr>
                <w:sz w:val="16"/>
                <w:szCs w:val="16"/>
              </w:rPr>
            </w:pPr>
            <w:r w:rsidRPr="003B1ACB">
              <w:rPr>
                <w:sz w:val="16"/>
                <w:szCs w:val="16"/>
              </w:rPr>
              <w:t>UC-</w:t>
            </w:r>
            <w:r w:rsidR="00AB708C" w:rsidRPr="003B1ACB">
              <w:rPr>
                <w:sz w:val="16"/>
                <w:szCs w:val="16"/>
              </w:rPr>
              <w:t>4</w:t>
            </w:r>
          </w:p>
        </w:tc>
        <w:tc>
          <w:tcPr>
            <w:tcW w:w="1560" w:type="dxa"/>
            <w:shd w:val="clear" w:color="auto" w:fill="auto"/>
          </w:tcPr>
          <w:p w14:paraId="27A51496" w14:textId="06A58443" w:rsidR="00930F42" w:rsidRPr="003B1ACB" w:rsidRDefault="000713CA" w:rsidP="005A6205">
            <w:pPr>
              <w:spacing w:line="360" w:lineRule="auto"/>
              <w:rPr>
                <w:sz w:val="16"/>
                <w:szCs w:val="16"/>
              </w:rPr>
            </w:pPr>
            <w:r w:rsidRPr="003B1ACB">
              <w:rPr>
                <w:sz w:val="16"/>
                <w:szCs w:val="16"/>
              </w:rPr>
              <w:t>View Parameter</w:t>
            </w:r>
            <w:r w:rsidR="005A6205" w:rsidRPr="003B1ACB">
              <w:rPr>
                <w:sz w:val="16"/>
                <w:szCs w:val="16"/>
              </w:rPr>
              <w:t xml:space="preserve"> Visualization</w:t>
            </w:r>
          </w:p>
        </w:tc>
        <w:tc>
          <w:tcPr>
            <w:tcW w:w="1927" w:type="dxa"/>
          </w:tcPr>
          <w:p w14:paraId="0313944A" w14:textId="161E4E7C" w:rsidR="00930F42" w:rsidRPr="003B1ACB" w:rsidRDefault="00274CAB" w:rsidP="00B8695E">
            <w:pPr>
              <w:spacing w:line="360" w:lineRule="auto"/>
              <w:rPr>
                <w:sz w:val="16"/>
                <w:szCs w:val="16"/>
              </w:rPr>
            </w:pPr>
            <w:r w:rsidRPr="003B1ACB">
              <w:rPr>
                <w:sz w:val="16"/>
                <w:szCs w:val="16"/>
              </w:rPr>
              <w:t xml:space="preserve">A user shall </w:t>
            </w:r>
            <w:r w:rsidR="00B8695E" w:rsidRPr="003B1ACB">
              <w:rPr>
                <w:sz w:val="16"/>
                <w:szCs w:val="16"/>
              </w:rPr>
              <w:t xml:space="preserve">have a graphical </w:t>
            </w:r>
            <w:r w:rsidRPr="003B1ACB">
              <w:rPr>
                <w:sz w:val="16"/>
                <w:szCs w:val="16"/>
              </w:rPr>
              <w:t>visualization</w:t>
            </w:r>
            <w:r w:rsidR="00B8695E" w:rsidRPr="003B1ACB">
              <w:rPr>
                <w:sz w:val="16"/>
                <w:szCs w:val="16"/>
              </w:rPr>
              <w:t xml:space="preserve"> of the weather parameter</w:t>
            </w:r>
          </w:p>
        </w:tc>
        <w:tc>
          <w:tcPr>
            <w:tcW w:w="2083" w:type="dxa"/>
          </w:tcPr>
          <w:p w14:paraId="212C8D89" w14:textId="73B05431" w:rsidR="00930F42" w:rsidRPr="003B1ACB" w:rsidRDefault="00274CAB" w:rsidP="00B8695E">
            <w:pPr>
              <w:spacing w:line="360" w:lineRule="auto"/>
              <w:rPr>
                <w:sz w:val="16"/>
                <w:szCs w:val="16"/>
              </w:rPr>
            </w:pPr>
            <w:r w:rsidRPr="003B1ACB">
              <w:rPr>
                <w:sz w:val="16"/>
                <w:szCs w:val="16"/>
              </w:rPr>
              <w:t xml:space="preserve">A user should </w:t>
            </w:r>
            <w:r w:rsidR="00B8695E" w:rsidRPr="003B1ACB">
              <w:rPr>
                <w:sz w:val="16"/>
                <w:szCs w:val="16"/>
              </w:rPr>
              <w:t>have selected the View Weather Parameter feature.</w:t>
            </w:r>
          </w:p>
        </w:tc>
        <w:tc>
          <w:tcPr>
            <w:tcW w:w="2768" w:type="dxa"/>
          </w:tcPr>
          <w:p w14:paraId="453E9285" w14:textId="1179A55A" w:rsidR="00930F42" w:rsidRPr="003B1ACB" w:rsidRDefault="00274CAB" w:rsidP="00206128">
            <w:pPr>
              <w:spacing w:line="360" w:lineRule="auto"/>
              <w:rPr>
                <w:sz w:val="16"/>
                <w:szCs w:val="16"/>
              </w:rPr>
            </w:pPr>
            <w:r w:rsidRPr="003B1ACB">
              <w:rPr>
                <w:sz w:val="16"/>
                <w:szCs w:val="16"/>
              </w:rPr>
              <w:t xml:space="preserve">A </w:t>
            </w:r>
            <w:r w:rsidR="00B8695E" w:rsidRPr="003B1ACB">
              <w:rPr>
                <w:sz w:val="16"/>
                <w:szCs w:val="16"/>
              </w:rPr>
              <w:t xml:space="preserve">graphical </w:t>
            </w:r>
            <w:r w:rsidRPr="003B1ACB">
              <w:rPr>
                <w:sz w:val="16"/>
                <w:szCs w:val="16"/>
              </w:rPr>
              <w:t>visualization and information about</w:t>
            </w:r>
            <w:r w:rsidR="00B8695E" w:rsidRPr="003B1ACB">
              <w:rPr>
                <w:sz w:val="16"/>
                <w:szCs w:val="16"/>
              </w:rPr>
              <w:t xml:space="preserve"> the selected</w:t>
            </w:r>
            <w:r w:rsidRPr="003B1ACB">
              <w:rPr>
                <w:sz w:val="16"/>
                <w:szCs w:val="16"/>
              </w:rPr>
              <w:t xml:space="preserve"> </w:t>
            </w:r>
            <w:r w:rsidR="00B8695E" w:rsidRPr="003B1ACB">
              <w:rPr>
                <w:sz w:val="16"/>
                <w:szCs w:val="16"/>
              </w:rPr>
              <w:t xml:space="preserve">weather </w:t>
            </w:r>
            <w:r w:rsidRPr="003B1ACB">
              <w:rPr>
                <w:sz w:val="16"/>
                <w:szCs w:val="16"/>
              </w:rPr>
              <w:t xml:space="preserve">parameter </w:t>
            </w:r>
            <w:r w:rsidR="00B8695E" w:rsidRPr="003B1ACB">
              <w:rPr>
                <w:sz w:val="16"/>
                <w:szCs w:val="16"/>
              </w:rPr>
              <w:t xml:space="preserve">distribution </w:t>
            </w:r>
            <w:r w:rsidR="00206128" w:rsidRPr="003B1ACB">
              <w:rPr>
                <w:sz w:val="16"/>
                <w:szCs w:val="16"/>
              </w:rPr>
              <w:t xml:space="preserve">should </w:t>
            </w:r>
            <w:r w:rsidR="00B8695E" w:rsidRPr="003B1ACB">
              <w:rPr>
                <w:sz w:val="16"/>
                <w:szCs w:val="16"/>
              </w:rPr>
              <w:t>be displayed</w:t>
            </w:r>
            <w:r w:rsidR="007D17AE" w:rsidRPr="003B1ACB">
              <w:rPr>
                <w:sz w:val="16"/>
                <w:szCs w:val="16"/>
              </w:rPr>
              <w:t>.</w:t>
            </w:r>
          </w:p>
        </w:tc>
      </w:tr>
      <w:tr w:rsidR="003B1ACB" w:rsidRPr="003B1ACB" w14:paraId="130E7BEE" w14:textId="77777777" w:rsidTr="001B6B55">
        <w:trPr>
          <w:trHeight w:val="604"/>
        </w:trPr>
        <w:tc>
          <w:tcPr>
            <w:tcW w:w="1242" w:type="dxa"/>
            <w:shd w:val="clear" w:color="auto" w:fill="auto"/>
          </w:tcPr>
          <w:p w14:paraId="5042E976" w14:textId="313176A8" w:rsidR="00930F42" w:rsidRPr="003B1ACB" w:rsidRDefault="000713CA" w:rsidP="00930F42">
            <w:pPr>
              <w:spacing w:line="360" w:lineRule="auto"/>
              <w:rPr>
                <w:sz w:val="16"/>
                <w:szCs w:val="16"/>
              </w:rPr>
            </w:pPr>
            <w:r w:rsidRPr="003B1ACB">
              <w:rPr>
                <w:sz w:val="16"/>
                <w:szCs w:val="16"/>
              </w:rPr>
              <w:t>UC-</w:t>
            </w:r>
            <w:r w:rsidR="00AB708C" w:rsidRPr="003B1ACB">
              <w:rPr>
                <w:sz w:val="16"/>
                <w:szCs w:val="16"/>
              </w:rPr>
              <w:t>5</w:t>
            </w:r>
          </w:p>
        </w:tc>
        <w:tc>
          <w:tcPr>
            <w:tcW w:w="1560" w:type="dxa"/>
            <w:shd w:val="clear" w:color="auto" w:fill="auto"/>
          </w:tcPr>
          <w:p w14:paraId="3203472F" w14:textId="77777777" w:rsidR="00930F42" w:rsidRPr="003B1ACB" w:rsidRDefault="000713CA" w:rsidP="00930F42">
            <w:pPr>
              <w:spacing w:line="360" w:lineRule="auto"/>
              <w:rPr>
                <w:sz w:val="16"/>
                <w:szCs w:val="16"/>
              </w:rPr>
            </w:pPr>
            <w:r w:rsidRPr="003B1ACB">
              <w:rPr>
                <w:sz w:val="16"/>
                <w:szCs w:val="16"/>
              </w:rPr>
              <w:t>Send Alert</w:t>
            </w:r>
          </w:p>
        </w:tc>
        <w:tc>
          <w:tcPr>
            <w:tcW w:w="1927" w:type="dxa"/>
          </w:tcPr>
          <w:p w14:paraId="42CE9E75" w14:textId="6AD65563" w:rsidR="00930F42" w:rsidRPr="003B1ACB" w:rsidRDefault="00274CAB" w:rsidP="0098412F">
            <w:pPr>
              <w:spacing w:line="360" w:lineRule="auto"/>
              <w:rPr>
                <w:sz w:val="16"/>
                <w:szCs w:val="16"/>
              </w:rPr>
            </w:pPr>
            <w:r w:rsidRPr="003B1ACB">
              <w:rPr>
                <w:sz w:val="16"/>
                <w:szCs w:val="16"/>
              </w:rPr>
              <w:t xml:space="preserve">An alert about an extreme weather condition </w:t>
            </w:r>
            <w:r w:rsidR="0098412F" w:rsidRPr="003B1ACB">
              <w:rPr>
                <w:sz w:val="16"/>
                <w:szCs w:val="16"/>
              </w:rPr>
              <w:t xml:space="preserve">be </w:t>
            </w:r>
            <w:r w:rsidRPr="003B1ACB">
              <w:rPr>
                <w:sz w:val="16"/>
                <w:szCs w:val="16"/>
              </w:rPr>
              <w:t>sent to relevant stakeholders</w:t>
            </w:r>
          </w:p>
        </w:tc>
        <w:tc>
          <w:tcPr>
            <w:tcW w:w="2083" w:type="dxa"/>
          </w:tcPr>
          <w:p w14:paraId="0BA1B3D1" w14:textId="77777777" w:rsidR="00930F42" w:rsidRPr="003B1ACB" w:rsidRDefault="00D5430C" w:rsidP="00930F42">
            <w:pPr>
              <w:spacing w:line="360" w:lineRule="auto"/>
              <w:rPr>
                <w:sz w:val="16"/>
                <w:szCs w:val="16"/>
              </w:rPr>
            </w:pPr>
            <w:r w:rsidRPr="003B1ACB">
              <w:rPr>
                <w:sz w:val="16"/>
                <w:szCs w:val="16"/>
              </w:rPr>
              <w:t>Admin should have logged onto the system</w:t>
            </w:r>
          </w:p>
        </w:tc>
        <w:tc>
          <w:tcPr>
            <w:tcW w:w="2768" w:type="dxa"/>
          </w:tcPr>
          <w:p w14:paraId="557C0D13" w14:textId="02C934BB" w:rsidR="00B96481" w:rsidRPr="003B1ACB" w:rsidRDefault="00B96481" w:rsidP="00930F42">
            <w:pPr>
              <w:spacing w:line="360" w:lineRule="auto"/>
              <w:rPr>
                <w:sz w:val="16"/>
                <w:szCs w:val="16"/>
              </w:rPr>
            </w:pPr>
            <w:r w:rsidRPr="003B1ACB">
              <w:rPr>
                <w:sz w:val="16"/>
                <w:szCs w:val="16"/>
              </w:rPr>
              <w:t>Admin should receive a confirmation message</w:t>
            </w:r>
            <w:r w:rsidR="007D17AE" w:rsidRPr="003B1ACB">
              <w:rPr>
                <w:sz w:val="16"/>
                <w:szCs w:val="16"/>
              </w:rPr>
              <w:t>.</w:t>
            </w:r>
          </w:p>
        </w:tc>
      </w:tr>
      <w:tr w:rsidR="003B1ACB" w:rsidRPr="003B1ACB" w14:paraId="7B00EF08" w14:textId="77777777" w:rsidTr="001B6B55">
        <w:tc>
          <w:tcPr>
            <w:tcW w:w="1242" w:type="dxa"/>
            <w:shd w:val="clear" w:color="auto" w:fill="auto"/>
          </w:tcPr>
          <w:p w14:paraId="2DB50DC3" w14:textId="44FD87EE" w:rsidR="00930F42" w:rsidRPr="003B1ACB" w:rsidRDefault="000713CA" w:rsidP="00930F42">
            <w:pPr>
              <w:spacing w:line="360" w:lineRule="auto"/>
              <w:rPr>
                <w:sz w:val="16"/>
                <w:szCs w:val="16"/>
              </w:rPr>
            </w:pPr>
            <w:r w:rsidRPr="003B1ACB">
              <w:rPr>
                <w:sz w:val="16"/>
                <w:szCs w:val="16"/>
              </w:rPr>
              <w:t>UC-</w:t>
            </w:r>
            <w:r w:rsidR="001D0595" w:rsidRPr="003B1ACB">
              <w:rPr>
                <w:sz w:val="16"/>
                <w:szCs w:val="16"/>
              </w:rPr>
              <w:t>6</w:t>
            </w:r>
          </w:p>
        </w:tc>
        <w:tc>
          <w:tcPr>
            <w:tcW w:w="1560" w:type="dxa"/>
            <w:shd w:val="clear" w:color="auto" w:fill="auto"/>
          </w:tcPr>
          <w:p w14:paraId="15DDC371" w14:textId="77777777" w:rsidR="00930F42" w:rsidRPr="003B1ACB" w:rsidRDefault="000713CA" w:rsidP="00930F42">
            <w:pPr>
              <w:spacing w:line="360" w:lineRule="auto"/>
              <w:rPr>
                <w:sz w:val="16"/>
                <w:szCs w:val="16"/>
              </w:rPr>
            </w:pPr>
            <w:r w:rsidRPr="003B1ACB">
              <w:rPr>
                <w:sz w:val="16"/>
                <w:szCs w:val="16"/>
              </w:rPr>
              <w:t>View Alert</w:t>
            </w:r>
          </w:p>
        </w:tc>
        <w:tc>
          <w:tcPr>
            <w:tcW w:w="1927" w:type="dxa"/>
          </w:tcPr>
          <w:p w14:paraId="779F721B" w14:textId="6B1C305A" w:rsidR="00930F42" w:rsidRPr="003B1ACB" w:rsidRDefault="00300274" w:rsidP="00FF7DC8">
            <w:pPr>
              <w:spacing w:line="360" w:lineRule="auto"/>
              <w:rPr>
                <w:sz w:val="16"/>
                <w:szCs w:val="16"/>
              </w:rPr>
            </w:pPr>
            <w:r w:rsidRPr="003B1ACB">
              <w:rPr>
                <w:sz w:val="16"/>
                <w:szCs w:val="16"/>
              </w:rPr>
              <w:t>User shall view Alert on extreme weather conditions</w:t>
            </w:r>
          </w:p>
        </w:tc>
        <w:tc>
          <w:tcPr>
            <w:tcW w:w="2083" w:type="dxa"/>
          </w:tcPr>
          <w:p w14:paraId="3AE96E85" w14:textId="115AA59F" w:rsidR="00930F42" w:rsidRPr="003B1ACB" w:rsidRDefault="00FF4069" w:rsidP="00930F42">
            <w:pPr>
              <w:spacing w:line="360" w:lineRule="auto"/>
              <w:rPr>
                <w:sz w:val="16"/>
                <w:szCs w:val="16"/>
              </w:rPr>
            </w:pPr>
            <w:r w:rsidRPr="003B1ACB">
              <w:rPr>
                <w:sz w:val="16"/>
                <w:szCs w:val="16"/>
              </w:rPr>
              <w:t>User should have received an Alert message</w:t>
            </w:r>
          </w:p>
        </w:tc>
        <w:tc>
          <w:tcPr>
            <w:tcW w:w="2768" w:type="dxa"/>
          </w:tcPr>
          <w:p w14:paraId="2841AFC5" w14:textId="40721277" w:rsidR="00930F42" w:rsidRPr="003B1ACB" w:rsidRDefault="00D557D4" w:rsidP="008A5AB6">
            <w:pPr>
              <w:spacing w:line="360" w:lineRule="auto"/>
              <w:rPr>
                <w:sz w:val="16"/>
                <w:szCs w:val="16"/>
              </w:rPr>
            </w:pPr>
            <w:r>
              <w:rPr>
                <w:sz w:val="16"/>
                <w:szCs w:val="16"/>
              </w:rPr>
              <w:t xml:space="preserve">User </w:t>
            </w:r>
            <w:r w:rsidR="008A5AB6">
              <w:rPr>
                <w:sz w:val="16"/>
                <w:szCs w:val="16"/>
              </w:rPr>
              <w:t xml:space="preserve">should receive </w:t>
            </w:r>
            <w:r>
              <w:rPr>
                <w:sz w:val="16"/>
                <w:szCs w:val="16"/>
              </w:rPr>
              <w:t>an alert with a message explaining the intent of the alert</w:t>
            </w:r>
          </w:p>
        </w:tc>
      </w:tr>
      <w:tr w:rsidR="003B1ACB" w:rsidRPr="003B1ACB" w14:paraId="2B2E9519" w14:textId="77777777" w:rsidTr="001B6B55">
        <w:tc>
          <w:tcPr>
            <w:tcW w:w="1242" w:type="dxa"/>
            <w:shd w:val="clear" w:color="auto" w:fill="auto"/>
          </w:tcPr>
          <w:p w14:paraId="6DDEF745" w14:textId="19B9233E" w:rsidR="00930F42" w:rsidRPr="003B1ACB" w:rsidRDefault="000713CA" w:rsidP="00930F42">
            <w:pPr>
              <w:spacing w:line="360" w:lineRule="auto"/>
              <w:rPr>
                <w:sz w:val="16"/>
                <w:szCs w:val="16"/>
              </w:rPr>
            </w:pPr>
            <w:r w:rsidRPr="003B1ACB">
              <w:rPr>
                <w:sz w:val="16"/>
                <w:szCs w:val="16"/>
              </w:rPr>
              <w:t>UC-</w:t>
            </w:r>
            <w:r w:rsidR="001D0595" w:rsidRPr="003B1ACB">
              <w:rPr>
                <w:sz w:val="16"/>
                <w:szCs w:val="16"/>
              </w:rPr>
              <w:t>7</w:t>
            </w:r>
          </w:p>
        </w:tc>
        <w:tc>
          <w:tcPr>
            <w:tcW w:w="1560" w:type="dxa"/>
            <w:shd w:val="clear" w:color="auto" w:fill="auto"/>
          </w:tcPr>
          <w:p w14:paraId="1DC10B87" w14:textId="77777777" w:rsidR="00930F42" w:rsidRPr="003B1ACB" w:rsidRDefault="000713CA" w:rsidP="00930F42">
            <w:pPr>
              <w:spacing w:line="360" w:lineRule="auto"/>
              <w:rPr>
                <w:sz w:val="16"/>
                <w:szCs w:val="16"/>
              </w:rPr>
            </w:pPr>
            <w:r w:rsidRPr="003B1ACB">
              <w:rPr>
                <w:sz w:val="16"/>
                <w:szCs w:val="16"/>
              </w:rPr>
              <w:t>Create Feedback</w:t>
            </w:r>
            <w:r w:rsidR="00930F42" w:rsidRPr="003B1ACB">
              <w:rPr>
                <w:sz w:val="16"/>
                <w:szCs w:val="16"/>
              </w:rPr>
              <w:t>.</w:t>
            </w:r>
          </w:p>
        </w:tc>
        <w:tc>
          <w:tcPr>
            <w:tcW w:w="1927" w:type="dxa"/>
          </w:tcPr>
          <w:p w14:paraId="11E3FE75" w14:textId="2787B52A" w:rsidR="00930F42" w:rsidRPr="003B1ACB" w:rsidRDefault="0098412F" w:rsidP="00FF7DC8">
            <w:pPr>
              <w:spacing w:line="360" w:lineRule="auto"/>
              <w:rPr>
                <w:sz w:val="16"/>
                <w:szCs w:val="16"/>
              </w:rPr>
            </w:pPr>
            <w:r w:rsidRPr="003B1ACB">
              <w:rPr>
                <w:sz w:val="16"/>
                <w:szCs w:val="16"/>
              </w:rPr>
              <w:t xml:space="preserve">A </w:t>
            </w:r>
            <w:r w:rsidR="00300274" w:rsidRPr="003B1ACB">
              <w:rPr>
                <w:sz w:val="16"/>
                <w:szCs w:val="16"/>
              </w:rPr>
              <w:t xml:space="preserve">User shall create </w:t>
            </w:r>
            <w:r w:rsidRPr="003B1ACB">
              <w:rPr>
                <w:sz w:val="16"/>
                <w:szCs w:val="16"/>
              </w:rPr>
              <w:t xml:space="preserve">and submit </w:t>
            </w:r>
            <w:r w:rsidR="00300274" w:rsidRPr="003B1ACB">
              <w:rPr>
                <w:sz w:val="16"/>
                <w:szCs w:val="16"/>
              </w:rPr>
              <w:t xml:space="preserve">feedback </w:t>
            </w:r>
          </w:p>
        </w:tc>
        <w:tc>
          <w:tcPr>
            <w:tcW w:w="2083" w:type="dxa"/>
          </w:tcPr>
          <w:p w14:paraId="72A57BC2" w14:textId="1A90F1BD" w:rsidR="00930F42" w:rsidRPr="003B1ACB" w:rsidRDefault="00D557D4" w:rsidP="00930F42">
            <w:pPr>
              <w:spacing w:line="360" w:lineRule="auto"/>
              <w:rPr>
                <w:sz w:val="16"/>
                <w:szCs w:val="16"/>
              </w:rPr>
            </w:pPr>
            <w:r>
              <w:rPr>
                <w:sz w:val="16"/>
                <w:szCs w:val="16"/>
              </w:rPr>
              <w:t>A user shou</w:t>
            </w:r>
            <w:ins w:id="16" w:author="konde" w:date="2018-04-05T13:11:00Z">
              <w:r>
                <w:rPr>
                  <w:sz w:val="16"/>
                  <w:szCs w:val="16"/>
                </w:rPr>
                <w:t>l</w:t>
              </w:r>
            </w:ins>
            <w:r>
              <w:rPr>
                <w:sz w:val="16"/>
                <w:szCs w:val="16"/>
              </w:rPr>
              <w:t>d have information to deliver to UNMA.</w:t>
            </w:r>
          </w:p>
        </w:tc>
        <w:tc>
          <w:tcPr>
            <w:tcW w:w="2768" w:type="dxa"/>
          </w:tcPr>
          <w:p w14:paraId="5189B697" w14:textId="5E84E591" w:rsidR="00930F42" w:rsidRPr="003B1ACB" w:rsidRDefault="00B96481" w:rsidP="00930F42">
            <w:pPr>
              <w:spacing w:line="360" w:lineRule="auto"/>
              <w:rPr>
                <w:sz w:val="16"/>
                <w:szCs w:val="16"/>
              </w:rPr>
            </w:pPr>
            <w:r w:rsidRPr="003B1ACB">
              <w:rPr>
                <w:sz w:val="16"/>
                <w:szCs w:val="16"/>
              </w:rPr>
              <w:t>User should receive a confirmation message.</w:t>
            </w:r>
          </w:p>
        </w:tc>
      </w:tr>
      <w:tr w:rsidR="003B1ACB" w:rsidRPr="003B1ACB" w14:paraId="58068A37" w14:textId="77777777" w:rsidTr="001B6B55">
        <w:trPr>
          <w:trHeight w:val="826"/>
        </w:trPr>
        <w:tc>
          <w:tcPr>
            <w:tcW w:w="1242" w:type="dxa"/>
            <w:shd w:val="clear" w:color="auto" w:fill="auto"/>
          </w:tcPr>
          <w:p w14:paraId="351ABC8B" w14:textId="343F2F2E" w:rsidR="00930F42" w:rsidRPr="003B1ACB" w:rsidRDefault="000713CA" w:rsidP="00930F42">
            <w:pPr>
              <w:spacing w:line="360" w:lineRule="auto"/>
              <w:rPr>
                <w:sz w:val="16"/>
                <w:szCs w:val="16"/>
              </w:rPr>
            </w:pPr>
            <w:r w:rsidRPr="003B1ACB">
              <w:rPr>
                <w:sz w:val="16"/>
                <w:szCs w:val="16"/>
              </w:rPr>
              <w:t>UC-</w:t>
            </w:r>
            <w:r w:rsidR="001D0595" w:rsidRPr="003B1ACB">
              <w:rPr>
                <w:sz w:val="16"/>
                <w:szCs w:val="16"/>
              </w:rPr>
              <w:t>8</w:t>
            </w:r>
          </w:p>
        </w:tc>
        <w:tc>
          <w:tcPr>
            <w:tcW w:w="1560" w:type="dxa"/>
            <w:shd w:val="clear" w:color="auto" w:fill="auto"/>
          </w:tcPr>
          <w:p w14:paraId="5DBFFFE1" w14:textId="77777777" w:rsidR="00930F42" w:rsidRPr="003B1ACB" w:rsidRDefault="000713CA" w:rsidP="00930F42">
            <w:pPr>
              <w:spacing w:line="360" w:lineRule="auto"/>
              <w:rPr>
                <w:sz w:val="16"/>
                <w:szCs w:val="16"/>
              </w:rPr>
            </w:pPr>
            <w:r w:rsidRPr="003B1ACB">
              <w:rPr>
                <w:sz w:val="16"/>
                <w:szCs w:val="16"/>
              </w:rPr>
              <w:t>View Feedback</w:t>
            </w:r>
          </w:p>
        </w:tc>
        <w:tc>
          <w:tcPr>
            <w:tcW w:w="1927" w:type="dxa"/>
          </w:tcPr>
          <w:p w14:paraId="29C83D58" w14:textId="295DCC75" w:rsidR="00930F42" w:rsidRPr="003B1ACB" w:rsidRDefault="0014521A" w:rsidP="00FF7DC8">
            <w:pPr>
              <w:spacing w:line="360" w:lineRule="auto"/>
              <w:rPr>
                <w:sz w:val="16"/>
                <w:szCs w:val="16"/>
              </w:rPr>
            </w:pPr>
            <w:r w:rsidRPr="003B1ACB">
              <w:rPr>
                <w:sz w:val="16"/>
                <w:szCs w:val="16"/>
              </w:rPr>
              <w:t>Admin shall view forwarded feedback</w:t>
            </w:r>
            <w:r w:rsidR="00FF7DC8" w:rsidRPr="003B1ACB">
              <w:rPr>
                <w:sz w:val="16"/>
                <w:szCs w:val="16"/>
              </w:rPr>
              <w:t xml:space="preserve"> by</w:t>
            </w:r>
            <w:r w:rsidR="0098412F" w:rsidRPr="003B1ACB">
              <w:rPr>
                <w:sz w:val="16"/>
                <w:szCs w:val="16"/>
              </w:rPr>
              <w:t xml:space="preserve"> </w:t>
            </w:r>
            <w:r w:rsidR="000D0BFF" w:rsidRPr="003B1ACB">
              <w:rPr>
                <w:sz w:val="16"/>
                <w:szCs w:val="16"/>
              </w:rPr>
              <w:t>the user</w:t>
            </w:r>
            <w:r w:rsidR="0098412F" w:rsidRPr="003B1ACB">
              <w:rPr>
                <w:sz w:val="16"/>
                <w:szCs w:val="16"/>
              </w:rPr>
              <w:t>.</w:t>
            </w:r>
          </w:p>
        </w:tc>
        <w:tc>
          <w:tcPr>
            <w:tcW w:w="2083" w:type="dxa"/>
          </w:tcPr>
          <w:p w14:paraId="01E6344F" w14:textId="77777777" w:rsidR="00930F42" w:rsidRPr="003B1ACB" w:rsidRDefault="00D5430C" w:rsidP="00930F42">
            <w:pPr>
              <w:spacing w:line="360" w:lineRule="auto"/>
              <w:rPr>
                <w:sz w:val="16"/>
                <w:szCs w:val="16"/>
              </w:rPr>
            </w:pPr>
            <w:r w:rsidRPr="003B1ACB">
              <w:rPr>
                <w:sz w:val="16"/>
                <w:szCs w:val="16"/>
              </w:rPr>
              <w:t>Admin should have logged onto the system</w:t>
            </w:r>
          </w:p>
        </w:tc>
        <w:tc>
          <w:tcPr>
            <w:tcW w:w="2768" w:type="dxa"/>
          </w:tcPr>
          <w:p w14:paraId="77717E48" w14:textId="21461A47" w:rsidR="00930F42" w:rsidRPr="003B1ACB" w:rsidRDefault="00D557D4" w:rsidP="00930F42">
            <w:pPr>
              <w:spacing w:line="360" w:lineRule="auto"/>
              <w:rPr>
                <w:sz w:val="16"/>
                <w:szCs w:val="16"/>
              </w:rPr>
            </w:pPr>
            <w:r>
              <w:rPr>
                <w:sz w:val="16"/>
                <w:szCs w:val="16"/>
              </w:rPr>
              <w:t>Admin shall mark feedback as viewed</w:t>
            </w:r>
            <w:r w:rsidR="00FD59EA">
              <w:rPr>
                <w:sz w:val="16"/>
                <w:szCs w:val="16"/>
              </w:rPr>
              <w:t>.</w:t>
            </w:r>
          </w:p>
        </w:tc>
      </w:tr>
      <w:tr w:rsidR="003B1ACB" w:rsidRPr="003B1ACB" w14:paraId="3DD0FABC" w14:textId="77777777" w:rsidTr="001B6B55">
        <w:tc>
          <w:tcPr>
            <w:tcW w:w="1242" w:type="dxa"/>
            <w:shd w:val="clear" w:color="auto" w:fill="auto"/>
          </w:tcPr>
          <w:p w14:paraId="0DF14CB4" w14:textId="07D1348E" w:rsidR="00930F42" w:rsidRPr="003B1ACB" w:rsidRDefault="000713CA" w:rsidP="00930F42">
            <w:pPr>
              <w:spacing w:line="360" w:lineRule="auto"/>
              <w:rPr>
                <w:sz w:val="16"/>
                <w:szCs w:val="16"/>
              </w:rPr>
            </w:pPr>
            <w:r w:rsidRPr="003B1ACB">
              <w:rPr>
                <w:sz w:val="16"/>
                <w:szCs w:val="16"/>
              </w:rPr>
              <w:t>UC-</w:t>
            </w:r>
            <w:r w:rsidR="001D0595" w:rsidRPr="003B1ACB">
              <w:rPr>
                <w:sz w:val="16"/>
                <w:szCs w:val="16"/>
              </w:rPr>
              <w:t>9</w:t>
            </w:r>
          </w:p>
        </w:tc>
        <w:tc>
          <w:tcPr>
            <w:tcW w:w="1560" w:type="dxa"/>
            <w:shd w:val="clear" w:color="auto" w:fill="auto"/>
          </w:tcPr>
          <w:p w14:paraId="7D185E5E" w14:textId="77777777" w:rsidR="00930F42" w:rsidRPr="003B1ACB" w:rsidRDefault="006A69E8" w:rsidP="00930F42">
            <w:pPr>
              <w:spacing w:line="360" w:lineRule="auto"/>
              <w:rPr>
                <w:sz w:val="16"/>
                <w:szCs w:val="16"/>
              </w:rPr>
            </w:pPr>
            <w:r w:rsidRPr="003B1ACB">
              <w:rPr>
                <w:sz w:val="16"/>
                <w:szCs w:val="16"/>
              </w:rPr>
              <w:t>Generate Response</w:t>
            </w:r>
          </w:p>
        </w:tc>
        <w:tc>
          <w:tcPr>
            <w:tcW w:w="1927" w:type="dxa"/>
          </w:tcPr>
          <w:p w14:paraId="2AE93935" w14:textId="25F18BFB" w:rsidR="00930F42" w:rsidRPr="003B1ACB" w:rsidRDefault="0014521A" w:rsidP="005C29C4">
            <w:pPr>
              <w:spacing w:line="360" w:lineRule="auto"/>
              <w:rPr>
                <w:sz w:val="16"/>
                <w:szCs w:val="16"/>
              </w:rPr>
            </w:pPr>
            <w:r w:rsidRPr="003B1ACB">
              <w:rPr>
                <w:sz w:val="16"/>
                <w:szCs w:val="16"/>
              </w:rPr>
              <w:t xml:space="preserve">Admin shall create response to </w:t>
            </w:r>
            <w:r w:rsidR="005F7CF5" w:rsidRPr="003B1ACB">
              <w:rPr>
                <w:sz w:val="16"/>
                <w:szCs w:val="16"/>
              </w:rPr>
              <w:t xml:space="preserve">received </w:t>
            </w:r>
            <w:r w:rsidR="00831636" w:rsidRPr="003B1ACB">
              <w:rPr>
                <w:sz w:val="16"/>
                <w:szCs w:val="16"/>
              </w:rPr>
              <w:t xml:space="preserve">query </w:t>
            </w:r>
          </w:p>
        </w:tc>
        <w:tc>
          <w:tcPr>
            <w:tcW w:w="2083" w:type="dxa"/>
          </w:tcPr>
          <w:p w14:paraId="50445FE0" w14:textId="77777777" w:rsidR="00930F42" w:rsidRPr="003B1ACB" w:rsidRDefault="00D5430C" w:rsidP="00930F42">
            <w:pPr>
              <w:spacing w:line="360" w:lineRule="auto"/>
              <w:rPr>
                <w:sz w:val="16"/>
                <w:szCs w:val="16"/>
              </w:rPr>
            </w:pPr>
            <w:r w:rsidRPr="003B1ACB">
              <w:rPr>
                <w:sz w:val="16"/>
                <w:szCs w:val="16"/>
              </w:rPr>
              <w:t>Admin should have logged onto the system</w:t>
            </w:r>
          </w:p>
        </w:tc>
        <w:tc>
          <w:tcPr>
            <w:tcW w:w="2768" w:type="dxa"/>
          </w:tcPr>
          <w:p w14:paraId="6A1EE200" w14:textId="2F2431A2" w:rsidR="00930F42" w:rsidRPr="003B1ACB" w:rsidRDefault="00D557D4" w:rsidP="00930F42">
            <w:pPr>
              <w:spacing w:line="360" w:lineRule="auto"/>
              <w:rPr>
                <w:sz w:val="16"/>
                <w:szCs w:val="16"/>
              </w:rPr>
            </w:pPr>
            <w:r>
              <w:rPr>
                <w:sz w:val="16"/>
                <w:szCs w:val="16"/>
              </w:rPr>
              <w:t>Admin shall receive a notification of success or failure</w:t>
            </w:r>
          </w:p>
        </w:tc>
      </w:tr>
    </w:tbl>
    <w:p w14:paraId="188BE7F5" w14:textId="77777777" w:rsidR="00047460" w:rsidRPr="002A330A" w:rsidRDefault="00047460" w:rsidP="00444B5E">
      <w:pPr>
        <w:spacing w:after="514" w:line="360" w:lineRule="auto"/>
        <w:ind w:left="0" w:firstLine="0"/>
      </w:pPr>
    </w:p>
    <w:p w14:paraId="39819674" w14:textId="77777777" w:rsidR="0063610D" w:rsidRPr="007A2512" w:rsidRDefault="0026760F" w:rsidP="00D64E9A">
      <w:pPr>
        <w:pStyle w:val="Heading2"/>
        <w:spacing w:after="279" w:line="360" w:lineRule="auto"/>
        <w:ind w:left="887" w:hanging="542"/>
        <w:jc w:val="both"/>
        <w:rPr>
          <w:rFonts w:ascii="Times New Roman" w:hAnsi="Times New Roman" w:cs="Times New Roman"/>
          <w:sz w:val="28"/>
          <w:szCs w:val="28"/>
        </w:rPr>
      </w:pPr>
      <w:bookmarkStart w:id="17" w:name="_Toc509850863"/>
      <w:r w:rsidRPr="007A2512">
        <w:rPr>
          <w:rFonts w:ascii="Times New Roman" w:hAnsi="Times New Roman" w:cs="Times New Roman"/>
          <w:sz w:val="28"/>
          <w:szCs w:val="28"/>
        </w:rPr>
        <w:lastRenderedPageBreak/>
        <w:t>Decomposition Description</w:t>
      </w:r>
      <w:r w:rsidR="00EB7EEE" w:rsidRPr="007A2512">
        <w:rPr>
          <w:rFonts w:ascii="Times New Roman" w:hAnsi="Times New Roman" w:cs="Times New Roman"/>
          <w:sz w:val="28"/>
          <w:szCs w:val="28"/>
        </w:rPr>
        <w:t>.</w:t>
      </w:r>
      <w:bookmarkEnd w:id="17"/>
    </w:p>
    <w:p w14:paraId="7E91C030" w14:textId="7EE0496A" w:rsidR="00F513CE" w:rsidRDefault="00E53B96" w:rsidP="008454D7">
      <w:pPr>
        <w:spacing w:line="360" w:lineRule="auto"/>
      </w:pPr>
      <w:r>
        <w:t>The figure</w:t>
      </w:r>
      <w:r w:rsidR="008909A2">
        <w:t xml:space="preserve"> </w:t>
      </w:r>
      <w:r w:rsidR="007D1E74">
        <w:t xml:space="preserve">3.3 </w:t>
      </w:r>
      <w:r>
        <w:t xml:space="preserve">below shows a complete </w:t>
      </w:r>
      <w:r w:rsidR="00A82A6B">
        <w:t>Package Diagram</w:t>
      </w:r>
      <w:r w:rsidR="006F12AF">
        <w:t xml:space="preserve"> of the Weather Information Dissemination System</w:t>
      </w:r>
      <w:r>
        <w:t>.</w:t>
      </w:r>
    </w:p>
    <w:p w14:paraId="2C531C0A" w14:textId="06BC4BB8" w:rsidR="005A428A" w:rsidRDefault="00C87A4B" w:rsidP="00F513CE">
      <w:pPr>
        <w:spacing w:line="360" w:lineRule="auto"/>
        <w:ind w:left="0" w:firstLine="0"/>
      </w:pPr>
      <w:r w:rsidRPr="00C87A4B">
        <w:rPr>
          <w:noProof/>
          <w:lang w:val="en-US" w:eastAsia="en-US"/>
        </w:rPr>
        <w:drawing>
          <wp:inline distT="0" distB="0" distL="0" distR="0" wp14:anchorId="5151DB26" wp14:editId="27C956FF">
            <wp:extent cx="5946140" cy="5387765"/>
            <wp:effectExtent l="0" t="0" r="0" b="3810"/>
            <wp:docPr id="15681" name="Picture 15681" descr="C:\Users\konde\Desktop\YEAR4SEM2\PROJECT\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de\Desktop\YEAR4SEM2\PROJECT\package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140" cy="5387765"/>
                    </a:xfrm>
                    <a:prstGeom prst="rect">
                      <a:avLst/>
                    </a:prstGeom>
                    <a:noFill/>
                    <a:ln>
                      <a:noFill/>
                    </a:ln>
                  </pic:spPr>
                </pic:pic>
              </a:graphicData>
            </a:graphic>
          </wp:inline>
        </w:drawing>
      </w:r>
    </w:p>
    <w:p w14:paraId="6081AB91" w14:textId="4BE15E0A" w:rsidR="003571B5" w:rsidRDefault="005A428A" w:rsidP="00DA46AC">
      <w:pPr>
        <w:spacing w:after="279" w:line="360" w:lineRule="auto"/>
        <w:ind w:left="0" w:firstLine="0"/>
        <w:rPr>
          <w:iCs/>
          <w:color w:val="44546A" w:themeColor="text2"/>
          <w:szCs w:val="24"/>
        </w:rPr>
      </w:pPr>
      <w:bookmarkStart w:id="18" w:name="_Toc509850891"/>
      <w:r w:rsidRPr="00F513CE">
        <w:rPr>
          <w:szCs w:val="24"/>
        </w:rPr>
        <w:t xml:space="preserve">Figure </w:t>
      </w:r>
      <w:r w:rsidR="006B2B7D">
        <w:rPr>
          <w:szCs w:val="24"/>
        </w:rPr>
        <w:fldChar w:fldCharType="begin"/>
      </w:r>
      <w:r w:rsidR="006B2B7D">
        <w:rPr>
          <w:szCs w:val="24"/>
        </w:rPr>
        <w:instrText xml:space="preserve"> STYLEREF 1 \s </w:instrText>
      </w:r>
      <w:r w:rsidR="006B2B7D">
        <w:rPr>
          <w:szCs w:val="24"/>
        </w:rPr>
        <w:fldChar w:fldCharType="separate"/>
      </w:r>
      <w:r w:rsidR="006B2B7D">
        <w:rPr>
          <w:noProof/>
          <w:szCs w:val="24"/>
        </w:rPr>
        <w:t>3</w:t>
      </w:r>
      <w:r w:rsidR="006B2B7D">
        <w:rPr>
          <w:szCs w:val="24"/>
        </w:rPr>
        <w:fldChar w:fldCharType="end"/>
      </w:r>
      <w:r w:rsidR="006B2B7D">
        <w:rPr>
          <w:szCs w:val="24"/>
        </w:rPr>
        <w:t>.</w:t>
      </w:r>
      <w:r w:rsidR="006B2B7D">
        <w:rPr>
          <w:szCs w:val="24"/>
        </w:rPr>
        <w:fldChar w:fldCharType="begin"/>
      </w:r>
      <w:r w:rsidR="006B2B7D">
        <w:rPr>
          <w:szCs w:val="24"/>
        </w:rPr>
        <w:instrText xml:space="preserve"> SEQ Figure \* ARABIC \s 1 </w:instrText>
      </w:r>
      <w:r w:rsidR="006B2B7D">
        <w:rPr>
          <w:szCs w:val="24"/>
        </w:rPr>
        <w:fldChar w:fldCharType="separate"/>
      </w:r>
      <w:r w:rsidR="006B2B7D">
        <w:rPr>
          <w:noProof/>
          <w:szCs w:val="24"/>
        </w:rPr>
        <w:t>3</w:t>
      </w:r>
      <w:r w:rsidR="006B2B7D">
        <w:rPr>
          <w:szCs w:val="24"/>
        </w:rPr>
        <w:fldChar w:fldCharType="end"/>
      </w:r>
      <w:r w:rsidRPr="00F513CE">
        <w:rPr>
          <w:szCs w:val="24"/>
        </w:rPr>
        <w:t xml:space="preserve">: Complete Package Diagram for </w:t>
      </w:r>
      <w:r w:rsidR="0028014D" w:rsidRPr="00F513CE">
        <w:rPr>
          <w:szCs w:val="24"/>
        </w:rPr>
        <w:t>Weather Information Dissemination Syste</w:t>
      </w:r>
      <w:r w:rsidR="00F513CE" w:rsidRPr="00F513CE">
        <w:rPr>
          <w:iCs/>
          <w:color w:val="44546A" w:themeColor="text2"/>
          <w:szCs w:val="24"/>
        </w:rPr>
        <w:t>m</w:t>
      </w:r>
      <w:r w:rsidR="00F513CE">
        <w:rPr>
          <w:iCs/>
          <w:color w:val="44546A" w:themeColor="text2"/>
          <w:szCs w:val="24"/>
        </w:rPr>
        <w:t>.</w:t>
      </w:r>
      <w:bookmarkEnd w:id="18"/>
    </w:p>
    <w:p w14:paraId="76DE97AB" w14:textId="77777777" w:rsidR="00047460" w:rsidRPr="00F513CE" w:rsidRDefault="00047460" w:rsidP="00DA46AC">
      <w:pPr>
        <w:spacing w:after="279" w:line="360" w:lineRule="auto"/>
        <w:ind w:left="0" w:firstLine="0"/>
        <w:rPr>
          <w:szCs w:val="24"/>
        </w:rPr>
      </w:pPr>
    </w:p>
    <w:p w14:paraId="2C062C19" w14:textId="77777777" w:rsidR="008C2F5B" w:rsidRPr="007A2512" w:rsidRDefault="0026760F" w:rsidP="001E1EF8">
      <w:pPr>
        <w:pStyle w:val="Heading2"/>
        <w:spacing w:line="360" w:lineRule="auto"/>
        <w:ind w:left="887" w:hanging="542"/>
        <w:jc w:val="both"/>
        <w:rPr>
          <w:rFonts w:ascii="Times New Roman" w:hAnsi="Times New Roman" w:cs="Times New Roman"/>
          <w:sz w:val="28"/>
          <w:szCs w:val="28"/>
        </w:rPr>
      </w:pPr>
      <w:bookmarkStart w:id="19" w:name="_Toc509850864"/>
      <w:r w:rsidRPr="007A2512">
        <w:rPr>
          <w:rFonts w:ascii="Times New Roman" w:hAnsi="Times New Roman" w:cs="Times New Roman"/>
          <w:sz w:val="28"/>
          <w:szCs w:val="28"/>
        </w:rPr>
        <w:lastRenderedPageBreak/>
        <w:t>Design Rationale</w:t>
      </w:r>
      <w:r w:rsidR="00EB7EEE" w:rsidRPr="007A2512">
        <w:rPr>
          <w:rFonts w:ascii="Times New Roman" w:eastAsia="Times New Roman" w:hAnsi="Times New Roman" w:cs="Times New Roman"/>
          <w:b w:val="0"/>
          <w:sz w:val="28"/>
          <w:szCs w:val="28"/>
        </w:rPr>
        <w:t>.</w:t>
      </w:r>
      <w:bookmarkEnd w:id="19"/>
    </w:p>
    <w:p w14:paraId="6712EC55" w14:textId="33B356E7" w:rsidR="00A90B03" w:rsidRDefault="00A90B03" w:rsidP="00A90B03">
      <w:r>
        <w:t xml:space="preserve">The Architecture described in figure 3.1 </w:t>
      </w:r>
      <w:r w:rsidR="004E1664">
        <w:t xml:space="preserve">above </w:t>
      </w:r>
      <w:r>
        <w:t xml:space="preserve">using a component diagram is a </w:t>
      </w:r>
      <w:r w:rsidR="00B31316">
        <w:t>Centralized</w:t>
      </w:r>
      <w:r>
        <w:t xml:space="preserve"> Architectural Model for the WIDS.</w:t>
      </w:r>
    </w:p>
    <w:p w14:paraId="5ABCD4F5" w14:textId="29EA98ED" w:rsidR="0041325D" w:rsidRPr="0041325D" w:rsidRDefault="0041325D" w:rsidP="00A90B03">
      <w:pPr>
        <w:rPr>
          <w:u w:val="single"/>
        </w:rPr>
      </w:pPr>
      <w:r w:rsidRPr="0041325D">
        <w:rPr>
          <w:u w:val="single"/>
        </w:rPr>
        <w:t>Rationale.</w:t>
      </w:r>
    </w:p>
    <w:p w14:paraId="03D68411" w14:textId="0222748D" w:rsidR="004E4FBF" w:rsidRDefault="004E4FBF" w:rsidP="00A90B03">
      <w:r>
        <w:t>Some of the rationale for selecting the Architecture include;</w:t>
      </w:r>
    </w:p>
    <w:p w14:paraId="0CD2316A" w14:textId="15212257" w:rsidR="00A90B03" w:rsidRDefault="00BA74BC" w:rsidP="00BA74BC">
      <w:pPr>
        <w:pStyle w:val="ListParagraph"/>
        <w:numPr>
          <w:ilvl w:val="0"/>
          <w:numId w:val="31"/>
        </w:numPr>
      </w:pPr>
      <w:r>
        <w:t>Centralization: The architecture provides a centralized control. Servers help on administering the whole system with access rights and resource allocation done by the server.</w:t>
      </w:r>
    </w:p>
    <w:p w14:paraId="75E73AE1" w14:textId="787D3219" w:rsidR="00BA74BC" w:rsidRDefault="00BA74BC" w:rsidP="00BA74BC">
      <w:pPr>
        <w:pStyle w:val="ListParagraph"/>
        <w:numPr>
          <w:ilvl w:val="0"/>
          <w:numId w:val="31"/>
        </w:numPr>
      </w:pPr>
      <w:r>
        <w:t xml:space="preserve">Proper management: With this architecture, all files are stored in one place which makes </w:t>
      </w:r>
      <w:r w:rsidR="00F275D8">
        <w:t>management of files easy. Also it becomes easier to find a specific file.</w:t>
      </w:r>
    </w:p>
    <w:p w14:paraId="6E7F2FD1" w14:textId="74CDB66F" w:rsidR="00011B16" w:rsidRDefault="00011B16" w:rsidP="00011B16">
      <w:pPr>
        <w:pStyle w:val="ListParagraph"/>
        <w:numPr>
          <w:ilvl w:val="0"/>
          <w:numId w:val="31"/>
        </w:numPr>
      </w:pPr>
      <w:r>
        <w:t>Back-up and recovery possible: As all data files are stored on a server, it becomes easy to make a back-up of it. Also in case of some breakdown when data is lost, it can be recovered easily and efficiently.</w:t>
      </w:r>
    </w:p>
    <w:p w14:paraId="02EB02AC" w14:textId="1E4B4751" w:rsidR="00A90B03" w:rsidRDefault="00011B16" w:rsidP="00011B16">
      <w:pPr>
        <w:pStyle w:val="ListParagraph"/>
        <w:numPr>
          <w:ilvl w:val="0"/>
          <w:numId w:val="31"/>
        </w:numPr>
      </w:pPr>
      <w:r>
        <w:t>Up gradation and scalability: Changes can be made easily by just up grading the server.</w:t>
      </w:r>
    </w:p>
    <w:p w14:paraId="3B0E3E78" w14:textId="3F1A8928" w:rsidR="005E5DAF" w:rsidRDefault="005E5DAF" w:rsidP="00011B16">
      <w:pPr>
        <w:pStyle w:val="ListParagraph"/>
        <w:numPr>
          <w:ilvl w:val="0"/>
          <w:numId w:val="31"/>
        </w:numPr>
      </w:pPr>
      <w:r>
        <w:t>Accessibility: From the various platforms in the network, server can be accessed remotely.</w:t>
      </w:r>
    </w:p>
    <w:p w14:paraId="517F5118" w14:textId="35DDA30F" w:rsidR="004058AB" w:rsidRDefault="004058AB" w:rsidP="004058AB">
      <w:r w:rsidRPr="004058AB">
        <w:rPr>
          <w:u w:val="single"/>
        </w:rPr>
        <w:t>Critical Issues</w:t>
      </w:r>
      <w:r w:rsidR="008B0DC9">
        <w:rPr>
          <w:u w:val="single"/>
        </w:rPr>
        <w:t>/ Trade off</w:t>
      </w:r>
      <w:r w:rsidRPr="004058AB">
        <w:rPr>
          <w:u w:val="single"/>
        </w:rPr>
        <w:t>.</w:t>
      </w:r>
    </w:p>
    <w:p w14:paraId="78918D58" w14:textId="1C56D5BF" w:rsidR="00372431" w:rsidRPr="004058AB" w:rsidRDefault="00067D65" w:rsidP="004058AB">
      <w:r w:rsidRPr="004058AB">
        <w:t>Some of the c</w:t>
      </w:r>
      <w:r w:rsidR="00372431" w:rsidRPr="004058AB">
        <w:t>ritical issues and Trade-offs considered include;</w:t>
      </w:r>
    </w:p>
    <w:p w14:paraId="20DF82DF" w14:textId="28BA6381" w:rsidR="00C23AAD" w:rsidRDefault="004D2BCD" w:rsidP="008B0DC9">
      <w:pPr>
        <w:pStyle w:val="ListParagraph"/>
        <w:numPr>
          <w:ilvl w:val="0"/>
          <w:numId w:val="32"/>
        </w:numPr>
        <w:spacing w:after="546" w:line="360" w:lineRule="auto"/>
      </w:pPr>
      <w:r>
        <w:t>Network congestion: Too many requests may lead to congestion on the network with the overload causing breakdown of the server.</w:t>
      </w:r>
    </w:p>
    <w:p w14:paraId="1188105A" w14:textId="06238144" w:rsidR="004D2BCD" w:rsidRDefault="004D2BCD" w:rsidP="008B0DC9">
      <w:pPr>
        <w:pStyle w:val="ListParagraph"/>
        <w:numPr>
          <w:ilvl w:val="0"/>
          <w:numId w:val="32"/>
        </w:numPr>
        <w:spacing w:after="546" w:line="360" w:lineRule="auto"/>
      </w:pPr>
      <w:r>
        <w:t>Cost: it is very expensive to install and manage this type of computing.</w:t>
      </w:r>
    </w:p>
    <w:p w14:paraId="17A9ECDE" w14:textId="3751765F" w:rsidR="008B0DC9" w:rsidRDefault="008836F3" w:rsidP="008B0DC9">
      <w:pPr>
        <w:pStyle w:val="ListParagraph"/>
        <w:numPr>
          <w:ilvl w:val="0"/>
          <w:numId w:val="32"/>
        </w:numPr>
        <w:spacing w:after="546" w:line="360" w:lineRule="auto"/>
      </w:pPr>
      <w:r>
        <w:t>There is n</w:t>
      </w:r>
      <w:r w:rsidR="008B0DC9">
        <w:t>eed for professional people that shall maintain the server and technical details of the network.</w:t>
      </w:r>
    </w:p>
    <w:p w14:paraId="1620DF4E" w14:textId="77777777" w:rsidR="004D2BCD" w:rsidRDefault="004D2BCD" w:rsidP="00F346ED">
      <w:pPr>
        <w:spacing w:after="546" w:line="360" w:lineRule="auto"/>
        <w:ind w:left="0" w:firstLine="0"/>
      </w:pPr>
    </w:p>
    <w:p w14:paraId="5680DD66" w14:textId="77777777" w:rsidR="004D2BCD" w:rsidRDefault="004D2BCD" w:rsidP="00F346ED">
      <w:pPr>
        <w:spacing w:after="546" w:line="360" w:lineRule="auto"/>
        <w:ind w:left="0" w:firstLine="0"/>
      </w:pPr>
    </w:p>
    <w:p w14:paraId="2376374C" w14:textId="360E820F" w:rsidR="009B74E6" w:rsidRDefault="009B74E6" w:rsidP="006C093F">
      <w:pPr>
        <w:tabs>
          <w:tab w:val="left" w:pos="1679"/>
        </w:tabs>
        <w:spacing w:after="546" w:line="360" w:lineRule="auto"/>
        <w:ind w:left="0" w:firstLine="0"/>
      </w:pPr>
    </w:p>
    <w:p w14:paraId="4E9D3E1D" w14:textId="77777777" w:rsidR="006C093F" w:rsidRPr="002A330A" w:rsidRDefault="006C093F" w:rsidP="006C093F">
      <w:pPr>
        <w:tabs>
          <w:tab w:val="left" w:pos="1679"/>
        </w:tabs>
        <w:spacing w:after="546" w:line="360" w:lineRule="auto"/>
        <w:ind w:left="0" w:firstLine="0"/>
      </w:pPr>
    </w:p>
    <w:p w14:paraId="39AC568A" w14:textId="77777777" w:rsidR="008C2F5B" w:rsidRPr="00F33328" w:rsidRDefault="0026760F" w:rsidP="00F33328">
      <w:pPr>
        <w:pStyle w:val="Heading1"/>
        <w:spacing w:after="321" w:line="360" w:lineRule="auto"/>
        <w:ind w:left="345" w:hanging="360"/>
        <w:jc w:val="both"/>
        <w:rPr>
          <w:rFonts w:ascii="Times New Roman" w:hAnsi="Times New Roman" w:cs="Times New Roman"/>
          <w:sz w:val="28"/>
          <w:szCs w:val="28"/>
        </w:rPr>
      </w:pPr>
      <w:bookmarkStart w:id="20" w:name="_Toc509850865"/>
      <w:r w:rsidRPr="00F33328">
        <w:rPr>
          <w:rFonts w:ascii="Times New Roman" w:hAnsi="Times New Roman" w:cs="Times New Roman"/>
          <w:sz w:val="28"/>
          <w:szCs w:val="28"/>
        </w:rPr>
        <w:lastRenderedPageBreak/>
        <w:t>DATA DESIGN</w:t>
      </w:r>
      <w:r w:rsidR="00EB7EEE" w:rsidRPr="00F33328">
        <w:rPr>
          <w:rFonts w:ascii="Times New Roman" w:hAnsi="Times New Roman" w:cs="Times New Roman"/>
          <w:sz w:val="28"/>
          <w:szCs w:val="28"/>
        </w:rPr>
        <w:t>.</w:t>
      </w:r>
      <w:bookmarkEnd w:id="20"/>
      <w:r w:rsidR="00767C71" w:rsidRPr="00F33328">
        <w:rPr>
          <w:rFonts w:ascii="Times New Roman" w:hAnsi="Times New Roman" w:cs="Times New Roman"/>
          <w:sz w:val="28"/>
          <w:szCs w:val="28"/>
        </w:rPr>
        <w:t xml:space="preserve">  </w:t>
      </w:r>
    </w:p>
    <w:p w14:paraId="2380C872" w14:textId="77777777" w:rsidR="008C2F5B" w:rsidRPr="007A2512" w:rsidRDefault="0026760F" w:rsidP="001E1EF8">
      <w:pPr>
        <w:pStyle w:val="Heading2"/>
        <w:spacing w:line="360" w:lineRule="auto"/>
        <w:ind w:left="887" w:hanging="542"/>
        <w:jc w:val="both"/>
        <w:rPr>
          <w:rFonts w:ascii="Times New Roman" w:hAnsi="Times New Roman" w:cs="Times New Roman"/>
          <w:sz w:val="28"/>
          <w:szCs w:val="28"/>
        </w:rPr>
      </w:pPr>
      <w:bookmarkStart w:id="21" w:name="_Toc509850866"/>
      <w:r w:rsidRPr="007A2512">
        <w:rPr>
          <w:rFonts w:ascii="Times New Roman" w:hAnsi="Times New Roman" w:cs="Times New Roman"/>
          <w:sz w:val="28"/>
          <w:szCs w:val="28"/>
        </w:rPr>
        <w:t>Data Description</w:t>
      </w:r>
      <w:r w:rsidR="00EB7EEE" w:rsidRPr="007A2512">
        <w:rPr>
          <w:rFonts w:ascii="Times New Roman" w:hAnsi="Times New Roman" w:cs="Times New Roman"/>
          <w:sz w:val="28"/>
          <w:szCs w:val="28"/>
        </w:rPr>
        <w:t>.</w:t>
      </w:r>
      <w:bookmarkEnd w:id="21"/>
    </w:p>
    <w:p w14:paraId="7A1FCBFB" w14:textId="3AC650C2" w:rsidR="0067284A" w:rsidRPr="009D3188" w:rsidRDefault="009D3188" w:rsidP="009D3188">
      <w:pPr>
        <w:ind w:left="0" w:firstLine="0"/>
      </w:pPr>
      <w:r>
        <w:t>Figure</w:t>
      </w:r>
      <w:r w:rsidRPr="00FD0956">
        <w:t xml:space="preserve"> </w:t>
      </w:r>
      <w:r>
        <w:t xml:space="preserve">4.1below shows a Class Diagram of the </w:t>
      </w:r>
      <w:r w:rsidR="002B05E3">
        <w:t>Weather Information Dissemination System</w:t>
      </w:r>
      <w:r>
        <w:t>.</w:t>
      </w:r>
    </w:p>
    <w:p w14:paraId="59D2C4EC" w14:textId="6D1DB233" w:rsidR="009D3188" w:rsidRDefault="007F2B55" w:rsidP="009D3188">
      <w:pPr>
        <w:keepNext/>
        <w:spacing w:after="514" w:line="360" w:lineRule="auto"/>
        <w:ind w:left="0" w:firstLine="0"/>
      </w:pPr>
      <w:r w:rsidRPr="007F2B55">
        <w:rPr>
          <w:noProof/>
          <w:lang w:val="en-US" w:eastAsia="en-US"/>
        </w:rPr>
        <w:drawing>
          <wp:inline distT="0" distB="0" distL="0" distR="0" wp14:anchorId="4BF82AF9" wp14:editId="668DF164">
            <wp:extent cx="5944870" cy="5582356"/>
            <wp:effectExtent l="0" t="0" r="0" b="0"/>
            <wp:docPr id="3" name="Picture 3" descr="C:\Users\konde\Desktop\YEAR4SEM2\PROJECT\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de\Desktop\YEAR4SEM2\PROJECT\class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088" cy="5588195"/>
                    </a:xfrm>
                    <a:prstGeom prst="rect">
                      <a:avLst/>
                    </a:prstGeom>
                    <a:noFill/>
                    <a:ln>
                      <a:noFill/>
                    </a:ln>
                  </pic:spPr>
                </pic:pic>
              </a:graphicData>
            </a:graphic>
          </wp:inline>
        </w:drawing>
      </w:r>
    </w:p>
    <w:p w14:paraId="087058AC" w14:textId="4EE13CE4" w:rsidR="00BB78AB" w:rsidRPr="00C307D3" w:rsidRDefault="009D3188" w:rsidP="00491FA0">
      <w:pPr>
        <w:spacing w:after="514" w:line="360" w:lineRule="auto"/>
        <w:ind w:left="0" w:firstLine="0"/>
      </w:pPr>
      <w:bookmarkStart w:id="22" w:name="_Toc509850892"/>
      <w:r w:rsidRPr="00C307D3">
        <w:rPr>
          <w:szCs w:val="24"/>
        </w:rPr>
        <w:t xml:space="preserve">Figure </w:t>
      </w:r>
      <w:r w:rsidR="006B2B7D">
        <w:rPr>
          <w:szCs w:val="24"/>
        </w:rPr>
        <w:fldChar w:fldCharType="begin"/>
      </w:r>
      <w:r w:rsidR="006B2B7D">
        <w:rPr>
          <w:szCs w:val="24"/>
        </w:rPr>
        <w:instrText xml:space="preserve"> STYLEREF 1 \s </w:instrText>
      </w:r>
      <w:r w:rsidR="006B2B7D">
        <w:rPr>
          <w:szCs w:val="24"/>
        </w:rPr>
        <w:fldChar w:fldCharType="separate"/>
      </w:r>
      <w:r w:rsidR="00352FFE">
        <w:rPr>
          <w:noProof/>
          <w:szCs w:val="24"/>
        </w:rPr>
        <w:t>4</w:t>
      </w:r>
      <w:r w:rsidR="006B2B7D">
        <w:rPr>
          <w:szCs w:val="24"/>
        </w:rPr>
        <w:fldChar w:fldCharType="end"/>
      </w:r>
      <w:r w:rsidR="006B2B7D">
        <w:rPr>
          <w:szCs w:val="24"/>
        </w:rPr>
        <w:t>.</w:t>
      </w:r>
      <w:r w:rsidR="006B2B7D">
        <w:rPr>
          <w:szCs w:val="24"/>
        </w:rPr>
        <w:fldChar w:fldCharType="begin"/>
      </w:r>
      <w:r w:rsidR="006B2B7D">
        <w:rPr>
          <w:szCs w:val="24"/>
        </w:rPr>
        <w:instrText xml:space="preserve"> SEQ Figure \* ARABIC \s 1 </w:instrText>
      </w:r>
      <w:r w:rsidR="006B2B7D">
        <w:rPr>
          <w:szCs w:val="24"/>
        </w:rPr>
        <w:fldChar w:fldCharType="separate"/>
      </w:r>
      <w:r w:rsidR="006B2B7D">
        <w:rPr>
          <w:noProof/>
          <w:szCs w:val="24"/>
        </w:rPr>
        <w:t>1</w:t>
      </w:r>
      <w:r w:rsidR="006B2B7D">
        <w:rPr>
          <w:szCs w:val="24"/>
        </w:rPr>
        <w:fldChar w:fldCharType="end"/>
      </w:r>
      <w:r w:rsidRPr="00C307D3">
        <w:rPr>
          <w:szCs w:val="24"/>
        </w:rPr>
        <w:t xml:space="preserve">: Class Diagram for the </w:t>
      </w:r>
      <w:r w:rsidR="007F2B55">
        <w:rPr>
          <w:szCs w:val="24"/>
        </w:rPr>
        <w:t>Weather Information Dissemination System</w:t>
      </w:r>
      <w:bookmarkEnd w:id="22"/>
    </w:p>
    <w:p w14:paraId="7CF538FA" w14:textId="703FD5B8" w:rsidR="0088525B" w:rsidRPr="007A2512" w:rsidRDefault="0088525B" w:rsidP="0088525B">
      <w:pPr>
        <w:pStyle w:val="Heading2"/>
        <w:spacing w:line="360" w:lineRule="auto"/>
        <w:ind w:left="887" w:hanging="542"/>
        <w:jc w:val="both"/>
        <w:rPr>
          <w:rFonts w:ascii="Times New Roman" w:hAnsi="Times New Roman" w:cs="Times New Roman"/>
          <w:sz w:val="28"/>
          <w:szCs w:val="28"/>
        </w:rPr>
      </w:pPr>
      <w:bookmarkStart w:id="23" w:name="_Toc509850867"/>
      <w:r w:rsidRPr="007A2512">
        <w:rPr>
          <w:rFonts w:ascii="Times New Roman" w:hAnsi="Times New Roman" w:cs="Times New Roman"/>
          <w:sz w:val="28"/>
          <w:szCs w:val="28"/>
        </w:rPr>
        <w:lastRenderedPageBreak/>
        <w:t>Data Dictionary</w:t>
      </w:r>
      <w:bookmarkEnd w:id="23"/>
    </w:p>
    <w:p w14:paraId="2CF86D3E" w14:textId="0267DE97" w:rsidR="00663867" w:rsidRPr="00706A3E" w:rsidRDefault="00663867" w:rsidP="00663867">
      <w:pPr>
        <w:pStyle w:val="Caption"/>
        <w:keepNext/>
        <w:rPr>
          <w:i w:val="0"/>
          <w:color w:val="auto"/>
          <w:sz w:val="24"/>
          <w:szCs w:val="24"/>
        </w:rPr>
      </w:pPr>
      <w:bookmarkStart w:id="24" w:name="_Toc509850927"/>
      <w:r w:rsidRPr="00706A3E">
        <w:rPr>
          <w:i w:val="0"/>
          <w:color w:val="auto"/>
          <w:sz w:val="24"/>
          <w:szCs w:val="24"/>
        </w:rPr>
        <w:t xml:space="preserve">Table </w:t>
      </w:r>
      <w:r w:rsidRPr="00706A3E">
        <w:rPr>
          <w:i w:val="0"/>
          <w:color w:val="auto"/>
          <w:sz w:val="24"/>
          <w:szCs w:val="24"/>
        </w:rPr>
        <w:fldChar w:fldCharType="begin"/>
      </w:r>
      <w:r w:rsidRPr="00706A3E">
        <w:rPr>
          <w:i w:val="0"/>
          <w:color w:val="auto"/>
          <w:sz w:val="24"/>
          <w:szCs w:val="24"/>
        </w:rPr>
        <w:instrText xml:space="preserve"> STYLEREF 1 \s </w:instrText>
      </w:r>
      <w:r w:rsidRPr="00706A3E">
        <w:rPr>
          <w:i w:val="0"/>
          <w:color w:val="auto"/>
          <w:sz w:val="24"/>
          <w:szCs w:val="24"/>
        </w:rPr>
        <w:fldChar w:fldCharType="separate"/>
      </w:r>
      <w:r w:rsidRPr="00706A3E">
        <w:rPr>
          <w:i w:val="0"/>
          <w:noProof/>
          <w:color w:val="auto"/>
          <w:sz w:val="24"/>
          <w:szCs w:val="24"/>
        </w:rPr>
        <w:t>4</w:t>
      </w:r>
      <w:r w:rsidRPr="00706A3E">
        <w:rPr>
          <w:i w:val="0"/>
          <w:color w:val="auto"/>
          <w:sz w:val="24"/>
          <w:szCs w:val="24"/>
        </w:rPr>
        <w:fldChar w:fldCharType="end"/>
      </w:r>
      <w:r w:rsidRPr="00706A3E">
        <w:rPr>
          <w:i w:val="0"/>
          <w:color w:val="auto"/>
          <w:sz w:val="24"/>
          <w:szCs w:val="24"/>
        </w:rPr>
        <w:t>.</w:t>
      </w:r>
      <w:r w:rsidRPr="00706A3E">
        <w:rPr>
          <w:i w:val="0"/>
          <w:color w:val="auto"/>
          <w:sz w:val="24"/>
          <w:szCs w:val="24"/>
        </w:rPr>
        <w:fldChar w:fldCharType="begin"/>
      </w:r>
      <w:r w:rsidRPr="00706A3E">
        <w:rPr>
          <w:i w:val="0"/>
          <w:color w:val="auto"/>
          <w:sz w:val="24"/>
          <w:szCs w:val="24"/>
        </w:rPr>
        <w:instrText xml:space="preserve"> SEQ Table \* ARABIC \s 1 </w:instrText>
      </w:r>
      <w:r w:rsidRPr="00706A3E">
        <w:rPr>
          <w:i w:val="0"/>
          <w:color w:val="auto"/>
          <w:sz w:val="24"/>
          <w:szCs w:val="24"/>
        </w:rPr>
        <w:fldChar w:fldCharType="separate"/>
      </w:r>
      <w:r w:rsidRPr="00706A3E">
        <w:rPr>
          <w:i w:val="0"/>
          <w:noProof/>
          <w:color w:val="auto"/>
          <w:sz w:val="24"/>
          <w:szCs w:val="24"/>
        </w:rPr>
        <w:t>1</w:t>
      </w:r>
      <w:r w:rsidRPr="00706A3E">
        <w:rPr>
          <w:i w:val="0"/>
          <w:color w:val="auto"/>
          <w:sz w:val="24"/>
          <w:szCs w:val="24"/>
        </w:rPr>
        <w:fldChar w:fldCharType="end"/>
      </w:r>
      <w:r w:rsidRPr="00706A3E">
        <w:rPr>
          <w:i w:val="0"/>
          <w:color w:val="auto"/>
          <w:sz w:val="24"/>
          <w:szCs w:val="24"/>
        </w:rPr>
        <w:t>:</w:t>
      </w:r>
      <w:r w:rsidRPr="00706A3E">
        <w:rPr>
          <w:i w:val="0"/>
          <w:color w:val="auto"/>
          <w:sz w:val="24"/>
          <w:szCs w:val="24"/>
        </w:rPr>
        <w:tab/>
        <w:t>Data Dictionary</w:t>
      </w:r>
      <w:bookmarkEnd w:id="24"/>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984"/>
        <w:gridCol w:w="1843"/>
        <w:gridCol w:w="1134"/>
        <w:gridCol w:w="3119"/>
      </w:tblGrid>
      <w:tr w:rsidR="008423FD" w:rsidRPr="003E680C" w14:paraId="1E21A8A1" w14:textId="49DFE39C" w:rsidTr="003E680C">
        <w:tc>
          <w:tcPr>
            <w:tcW w:w="2093" w:type="dxa"/>
            <w:shd w:val="clear" w:color="auto" w:fill="auto"/>
          </w:tcPr>
          <w:p w14:paraId="0BDBE5A9" w14:textId="349D17DE" w:rsidR="00C97928" w:rsidRPr="003E680C" w:rsidRDefault="00C97928" w:rsidP="00F91D1A">
            <w:pPr>
              <w:spacing w:line="360" w:lineRule="auto"/>
              <w:rPr>
                <w:b/>
                <w:sz w:val="20"/>
                <w:szCs w:val="20"/>
              </w:rPr>
            </w:pPr>
          </w:p>
        </w:tc>
        <w:tc>
          <w:tcPr>
            <w:tcW w:w="1984" w:type="dxa"/>
            <w:shd w:val="clear" w:color="auto" w:fill="auto"/>
          </w:tcPr>
          <w:p w14:paraId="0E062E0F" w14:textId="7786C7CF" w:rsidR="00C97928" w:rsidRPr="003E680C" w:rsidRDefault="003C0AD4" w:rsidP="00F91D1A">
            <w:pPr>
              <w:spacing w:line="360" w:lineRule="auto"/>
              <w:rPr>
                <w:b/>
                <w:sz w:val="20"/>
                <w:szCs w:val="20"/>
              </w:rPr>
            </w:pPr>
            <w:r w:rsidRPr="003E680C">
              <w:rPr>
                <w:b/>
                <w:sz w:val="20"/>
                <w:szCs w:val="20"/>
              </w:rPr>
              <w:t xml:space="preserve">FIELD </w:t>
            </w:r>
          </w:p>
        </w:tc>
        <w:tc>
          <w:tcPr>
            <w:tcW w:w="1843" w:type="dxa"/>
          </w:tcPr>
          <w:p w14:paraId="6DB5EF83" w14:textId="0F7E59C7" w:rsidR="00C97928" w:rsidRPr="003E680C" w:rsidRDefault="003C0AD4" w:rsidP="00F91D1A">
            <w:pPr>
              <w:spacing w:line="360" w:lineRule="auto"/>
              <w:rPr>
                <w:b/>
                <w:sz w:val="20"/>
                <w:szCs w:val="20"/>
              </w:rPr>
            </w:pPr>
            <w:r w:rsidRPr="003E680C">
              <w:rPr>
                <w:b/>
                <w:sz w:val="20"/>
                <w:szCs w:val="20"/>
              </w:rPr>
              <w:t>TYPE</w:t>
            </w:r>
          </w:p>
        </w:tc>
        <w:tc>
          <w:tcPr>
            <w:tcW w:w="1134" w:type="dxa"/>
          </w:tcPr>
          <w:p w14:paraId="1A63E169" w14:textId="215D9396" w:rsidR="00C97928" w:rsidRPr="003E680C" w:rsidRDefault="003C0AD4" w:rsidP="00F91D1A">
            <w:pPr>
              <w:spacing w:line="360" w:lineRule="auto"/>
              <w:rPr>
                <w:b/>
                <w:sz w:val="20"/>
                <w:szCs w:val="20"/>
              </w:rPr>
            </w:pPr>
            <w:r w:rsidRPr="003E680C">
              <w:rPr>
                <w:b/>
                <w:sz w:val="20"/>
                <w:szCs w:val="20"/>
              </w:rPr>
              <w:t>NULL</w:t>
            </w:r>
          </w:p>
        </w:tc>
        <w:tc>
          <w:tcPr>
            <w:tcW w:w="3119" w:type="dxa"/>
          </w:tcPr>
          <w:p w14:paraId="2D2BA97F" w14:textId="669BB2CA" w:rsidR="00C97928" w:rsidRPr="003E680C" w:rsidRDefault="003C0AD4" w:rsidP="00F91D1A">
            <w:pPr>
              <w:spacing w:line="360" w:lineRule="auto"/>
              <w:rPr>
                <w:b/>
                <w:sz w:val="20"/>
                <w:szCs w:val="20"/>
              </w:rPr>
            </w:pPr>
            <w:r w:rsidRPr="003E680C">
              <w:rPr>
                <w:b/>
                <w:sz w:val="20"/>
                <w:szCs w:val="20"/>
              </w:rPr>
              <w:t>DEFAULT</w:t>
            </w:r>
          </w:p>
        </w:tc>
      </w:tr>
      <w:tr w:rsidR="008423FD" w:rsidRPr="003E680C" w14:paraId="02F46F6C" w14:textId="7F122E19" w:rsidTr="003E680C">
        <w:tc>
          <w:tcPr>
            <w:tcW w:w="2093" w:type="dxa"/>
            <w:shd w:val="clear" w:color="auto" w:fill="auto"/>
          </w:tcPr>
          <w:p w14:paraId="0C4EDE4A" w14:textId="54F9B1DE" w:rsidR="00C97928" w:rsidRPr="003E680C" w:rsidRDefault="003D687D" w:rsidP="003D687D">
            <w:pPr>
              <w:spacing w:line="360" w:lineRule="auto"/>
              <w:ind w:left="0" w:firstLine="0"/>
              <w:rPr>
                <w:sz w:val="20"/>
                <w:szCs w:val="20"/>
              </w:rPr>
            </w:pPr>
            <w:r w:rsidRPr="003E680C">
              <w:rPr>
                <w:sz w:val="20"/>
                <w:szCs w:val="20"/>
              </w:rPr>
              <w:t>Admin</w:t>
            </w:r>
          </w:p>
        </w:tc>
        <w:tc>
          <w:tcPr>
            <w:tcW w:w="1984" w:type="dxa"/>
            <w:shd w:val="clear" w:color="auto" w:fill="auto"/>
          </w:tcPr>
          <w:p w14:paraId="3BFF07C5" w14:textId="02FE6F68" w:rsidR="0095019A" w:rsidRPr="003E680C" w:rsidRDefault="0095019A" w:rsidP="0095019A">
            <w:pPr>
              <w:spacing w:line="360" w:lineRule="auto"/>
              <w:rPr>
                <w:sz w:val="20"/>
                <w:szCs w:val="20"/>
              </w:rPr>
            </w:pPr>
            <w:r w:rsidRPr="003E680C">
              <w:rPr>
                <w:sz w:val="20"/>
                <w:szCs w:val="20"/>
              </w:rPr>
              <w:t>adminId</w:t>
            </w:r>
          </w:p>
          <w:p w14:paraId="349768E6" w14:textId="7604991B" w:rsidR="003D687D" w:rsidRPr="003E680C" w:rsidRDefault="0095019A" w:rsidP="00F91D1A">
            <w:pPr>
              <w:spacing w:line="360" w:lineRule="auto"/>
              <w:rPr>
                <w:sz w:val="20"/>
                <w:szCs w:val="20"/>
              </w:rPr>
            </w:pPr>
            <w:r w:rsidRPr="003E680C">
              <w:rPr>
                <w:sz w:val="20"/>
                <w:szCs w:val="20"/>
              </w:rPr>
              <w:t>firstName</w:t>
            </w:r>
          </w:p>
          <w:p w14:paraId="2D14BCB1" w14:textId="77777777" w:rsidR="003D687D" w:rsidRPr="003E680C" w:rsidRDefault="003D687D" w:rsidP="00F91D1A">
            <w:pPr>
              <w:spacing w:line="360" w:lineRule="auto"/>
              <w:rPr>
                <w:sz w:val="20"/>
                <w:szCs w:val="20"/>
              </w:rPr>
            </w:pPr>
            <w:r w:rsidRPr="003E680C">
              <w:rPr>
                <w:sz w:val="20"/>
                <w:szCs w:val="20"/>
              </w:rPr>
              <w:t>lastName</w:t>
            </w:r>
          </w:p>
          <w:p w14:paraId="48B28065" w14:textId="4CF31F51" w:rsidR="003D687D" w:rsidRPr="003E680C" w:rsidRDefault="003D687D" w:rsidP="00F91D1A">
            <w:pPr>
              <w:spacing w:line="360" w:lineRule="auto"/>
              <w:rPr>
                <w:sz w:val="20"/>
                <w:szCs w:val="20"/>
              </w:rPr>
            </w:pPr>
            <w:r w:rsidRPr="003E680C">
              <w:rPr>
                <w:sz w:val="20"/>
                <w:szCs w:val="20"/>
              </w:rPr>
              <w:t>userName</w:t>
            </w:r>
          </w:p>
        </w:tc>
        <w:tc>
          <w:tcPr>
            <w:tcW w:w="1843" w:type="dxa"/>
          </w:tcPr>
          <w:p w14:paraId="10438F05" w14:textId="1D7CA8B4" w:rsidR="003D687D" w:rsidRPr="003E680C" w:rsidRDefault="003D687D" w:rsidP="00F91D1A">
            <w:pPr>
              <w:spacing w:line="360" w:lineRule="auto"/>
              <w:rPr>
                <w:sz w:val="20"/>
                <w:szCs w:val="20"/>
              </w:rPr>
            </w:pPr>
            <w:r w:rsidRPr="003E680C">
              <w:rPr>
                <w:sz w:val="20"/>
                <w:szCs w:val="20"/>
              </w:rPr>
              <w:t xml:space="preserve">Int </w:t>
            </w:r>
            <w:r w:rsidR="00FF53A9" w:rsidRPr="003E680C">
              <w:rPr>
                <w:sz w:val="20"/>
                <w:szCs w:val="20"/>
              </w:rPr>
              <w:t>(</w:t>
            </w:r>
            <w:r w:rsidRPr="003E680C">
              <w:rPr>
                <w:sz w:val="20"/>
                <w:szCs w:val="20"/>
              </w:rPr>
              <w:t>11</w:t>
            </w:r>
            <w:r w:rsidR="00FF53A9" w:rsidRPr="003E680C">
              <w:rPr>
                <w:sz w:val="20"/>
                <w:szCs w:val="20"/>
              </w:rPr>
              <w:t>)</w:t>
            </w:r>
          </w:p>
          <w:p w14:paraId="5C5E8BCF" w14:textId="0EDDE9C6" w:rsidR="003D687D" w:rsidRPr="003E680C" w:rsidRDefault="003D687D" w:rsidP="003D687D">
            <w:pPr>
              <w:spacing w:line="360" w:lineRule="auto"/>
              <w:rPr>
                <w:sz w:val="20"/>
                <w:szCs w:val="20"/>
              </w:rPr>
            </w:pPr>
            <w:r w:rsidRPr="003E680C">
              <w:rPr>
                <w:sz w:val="20"/>
                <w:szCs w:val="20"/>
              </w:rPr>
              <w:t xml:space="preserve">Varchar </w:t>
            </w:r>
            <w:r w:rsidR="00FF53A9" w:rsidRPr="003E680C">
              <w:rPr>
                <w:sz w:val="20"/>
                <w:szCs w:val="20"/>
              </w:rPr>
              <w:t>(</w:t>
            </w:r>
            <w:r w:rsidRPr="003E680C">
              <w:rPr>
                <w:sz w:val="20"/>
                <w:szCs w:val="20"/>
              </w:rPr>
              <w:t>250</w:t>
            </w:r>
            <w:r w:rsidR="00FF53A9" w:rsidRPr="003E680C">
              <w:rPr>
                <w:sz w:val="20"/>
                <w:szCs w:val="20"/>
              </w:rPr>
              <w:t>)</w:t>
            </w:r>
          </w:p>
          <w:p w14:paraId="076E4921" w14:textId="1DFBCACC" w:rsidR="003D687D" w:rsidRPr="003E680C" w:rsidRDefault="003D687D" w:rsidP="003D687D">
            <w:pPr>
              <w:spacing w:line="360" w:lineRule="auto"/>
              <w:rPr>
                <w:sz w:val="20"/>
                <w:szCs w:val="20"/>
              </w:rPr>
            </w:pPr>
            <w:r w:rsidRPr="003E680C">
              <w:rPr>
                <w:sz w:val="20"/>
                <w:szCs w:val="20"/>
              </w:rPr>
              <w:t xml:space="preserve">Varchar </w:t>
            </w:r>
            <w:r w:rsidR="00FF53A9" w:rsidRPr="003E680C">
              <w:rPr>
                <w:sz w:val="20"/>
                <w:szCs w:val="20"/>
              </w:rPr>
              <w:t>(</w:t>
            </w:r>
            <w:r w:rsidRPr="003E680C">
              <w:rPr>
                <w:sz w:val="20"/>
                <w:szCs w:val="20"/>
              </w:rPr>
              <w:t>250</w:t>
            </w:r>
            <w:r w:rsidR="00FF53A9" w:rsidRPr="003E680C">
              <w:rPr>
                <w:sz w:val="20"/>
                <w:szCs w:val="20"/>
              </w:rPr>
              <w:t>)</w:t>
            </w:r>
          </w:p>
          <w:p w14:paraId="47AA2717" w14:textId="734483C6" w:rsidR="00C97928" w:rsidRPr="003E680C" w:rsidRDefault="003D687D" w:rsidP="003D687D">
            <w:pPr>
              <w:spacing w:line="360" w:lineRule="auto"/>
              <w:rPr>
                <w:sz w:val="20"/>
                <w:szCs w:val="20"/>
              </w:rPr>
            </w:pPr>
            <w:r w:rsidRPr="003E680C">
              <w:rPr>
                <w:sz w:val="20"/>
                <w:szCs w:val="20"/>
              </w:rPr>
              <w:t xml:space="preserve">Varchar </w:t>
            </w:r>
            <w:r w:rsidR="00FF53A9" w:rsidRPr="003E680C">
              <w:rPr>
                <w:sz w:val="20"/>
                <w:szCs w:val="20"/>
              </w:rPr>
              <w:t>(</w:t>
            </w:r>
            <w:r w:rsidRPr="003E680C">
              <w:rPr>
                <w:sz w:val="20"/>
                <w:szCs w:val="20"/>
              </w:rPr>
              <w:t>250</w:t>
            </w:r>
            <w:r w:rsidR="00FF53A9" w:rsidRPr="003E680C">
              <w:rPr>
                <w:sz w:val="20"/>
                <w:szCs w:val="20"/>
              </w:rPr>
              <w:t>)</w:t>
            </w:r>
          </w:p>
        </w:tc>
        <w:tc>
          <w:tcPr>
            <w:tcW w:w="1134" w:type="dxa"/>
          </w:tcPr>
          <w:p w14:paraId="04C1D718" w14:textId="77777777" w:rsidR="00C97928" w:rsidRPr="003E680C" w:rsidRDefault="003D687D" w:rsidP="00F91D1A">
            <w:pPr>
              <w:spacing w:line="360" w:lineRule="auto"/>
              <w:rPr>
                <w:sz w:val="20"/>
                <w:szCs w:val="20"/>
              </w:rPr>
            </w:pPr>
            <w:r w:rsidRPr="003E680C">
              <w:rPr>
                <w:sz w:val="20"/>
                <w:szCs w:val="20"/>
              </w:rPr>
              <w:t>No</w:t>
            </w:r>
          </w:p>
          <w:p w14:paraId="1DE3E770" w14:textId="5C20DDDE" w:rsidR="003D687D" w:rsidRPr="003E680C" w:rsidRDefault="003D687D" w:rsidP="00F91D1A">
            <w:pPr>
              <w:spacing w:line="360" w:lineRule="auto"/>
              <w:rPr>
                <w:sz w:val="20"/>
                <w:szCs w:val="20"/>
              </w:rPr>
            </w:pPr>
            <w:r w:rsidRPr="003E680C">
              <w:rPr>
                <w:sz w:val="20"/>
                <w:szCs w:val="20"/>
              </w:rPr>
              <w:t>Yes</w:t>
            </w:r>
          </w:p>
          <w:p w14:paraId="73EC6A55" w14:textId="6FFFD0BE" w:rsidR="003D687D" w:rsidRPr="003E680C" w:rsidRDefault="003D687D" w:rsidP="00F91D1A">
            <w:pPr>
              <w:spacing w:line="360" w:lineRule="auto"/>
              <w:rPr>
                <w:sz w:val="20"/>
                <w:szCs w:val="20"/>
              </w:rPr>
            </w:pPr>
            <w:r w:rsidRPr="003E680C">
              <w:rPr>
                <w:sz w:val="20"/>
                <w:szCs w:val="20"/>
              </w:rPr>
              <w:t>Yes</w:t>
            </w:r>
          </w:p>
          <w:p w14:paraId="01C09E55" w14:textId="1E5B7E40" w:rsidR="003D687D" w:rsidRPr="003E680C" w:rsidRDefault="003D687D" w:rsidP="00F91D1A">
            <w:pPr>
              <w:spacing w:line="360" w:lineRule="auto"/>
              <w:rPr>
                <w:sz w:val="20"/>
                <w:szCs w:val="20"/>
              </w:rPr>
            </w:pPr>
            <w:r w:rsidRPr="003E680C">
              <w:rPr>
                <w:sz w:val="20"/>
                <w:szCs w:val="20"/>
              </w:rPr>
              <w:t>No</w:t>
            </w:r>
          </w:p>
        </w:tc>
        <w:tc>
          <w:tcPr>
            <w:tcW w:w="3119" w:type="dxa"/>
          </w:tcPr>
          <w:p w14:paraId="777F616D" w14:textId="6BBA914D" w:rsidR="003D687D" w:rsidRPr="003E680C" w:rsidRDefault="003A6873" w:rsidP="00F91D1A">
            <w:pPr>
              <w:spacing w:line="360" w:lineRule="auto"/>
              <w:rPr>
                <w:sz w:val="20"/>
                <w:szCs w:val="20"/>
              </w:rPr>
            </w:pPr>
            <w:r w:rsidRPr="003E680C">
              <w:rPr>
                <w:sz w:val="20"/>
                <w:szCs w:val="20"/>
              </w:rPr>
              <w:t xml:space="preserve">None </w:t>
            </w:r>
          </w:p>
          <w:p w14:paraId="760B7A0F" w14:textId="77777777" w:rsidR="00C97928" w:rsidRPr="003E680C" w:rsidRDefault="003D687D" w:rsidP="003D687D">
            <w:pPr>
              <w:rPr>
                <w:sz w:val="20"/>
                <w:szCs w:val="20"/>
              </w:rPr>
            </w:pPr>
            <w:r w:rsidRPr="003E680C">
              <w:rPr>
                <w:sz w:val="20"/>
                <w:szCs w:val="20"/>
              </w:rPr>
              <w:t xml:space="preserve">Null </w:t>
            </w:r>
          </w:p>
          <w:p w14:paraId="6F651CA6" w14:textId="77777777" w:rsidR="003D687D" w:rsidRPr="003E680C" w:rsidRDefault="003D687D" w:rsidP="003D687D">
            <w:pPr>
              <w:rPr>
                <w:sz w:val="20"/>
                <w:szCs w:val="20"/>
              </w:rPr>
            </w:pPr>
            <w:r w:rsidRPr="003E680C">
              <w:rPr>
                <w:sz w:val="20"/>
                <w:szCs w:val="20"/>
              </w:rPr>
              <w:t xml:space="preserve">Null </w:t>
            </w:r>
          </w:p>
          <w:p w14:paraId="0CBE91A2" w14:textId="0B1BD977" w:rsidR="003A6873" w:rsidRPr="003E680C" w:rsidRDefault="003A6873" w:rsidP="003D687D">
            <w:pPr>
              <w:rPr>
                <w:sz w:val="20"/>
                <w:szCs w:val="20"/>
              </w:rPr>
            </w:pPr>
            <w:r w:rsidRPr="003E680C">
              <w:rPr>
                <w:sz w:val="20"/>
                <w:szCs w:val="20"/>
              </w:rPr>
              <w:t xml:space="preserve">None </w:t>
            </w:r>
          </w:p>
        </w:tc>
      </w:tr>
      <w:tr w:rsidR="008423FD" w:rsidRPr="003E680C" w14:paraId="292B2DDA" w14:textId="6CC9859C" w:rsidTr="003E680C">
        <w:trPr>
          <w:trHeight w:val="1624"/>
        </w:trPr>
        <w:tc>
          <w:tcPr>
            <w:tcW w:w="2093" w:type="dxa"/>
            <w:shd w:val="clear" w:color="auto" w:fill="auto"/>
          </w:tcPr>
          <w:p w14:paraId="766335B5" w14:textId="0A1B3A49" w:rsidR="00C97928" w:rsidRPr="003E680C" w:rsidRDefault="00F850AD" w:rsidP="00F91D1A">
            <w:pPr>
              <w:spacing w:line="360" w:lineRule="auto"/>
              <w:rPr>
                <w:sz w:val="20"/>
                <w:szCs w:val="20"/>
              </w:rPr>
            </w:pPr>
            <w:r w:rsidRPr="003E680C">
              <w:rPr>
                <w:sz w:val="20"/>
                <w:szCs w:val="20"/>
              </w:rPr>
              <w:t>Advisory</w:t>
            </w:r>
          </w:p>
        </w:tc>
        <w:tc>
          <w:tcPr>
            <w:tcW w:w="1984" w:type="dxa"/>
            <w:shd w:val="clear" w:color="auto" w:fill="auto"/>
          </w:tcPr>
          <w:p w14:paraId="0F7EB805" w14:textId="52509EB4" w:rsidR="00C97928" w:rsidRPr="003E680C" w:rsidRDefault="00907D4D" w:rsidP="00F91D1A">
            <w:pPr>
              <w:spacing w:line="360" w:lineRule="auto"/>
              <w:rPr>
                <w:sz w:val="20"/>
                <w:szCs w:val="20"/>
              </w:rPr>
            </w:pPr>
            <w:r w:rsidRPr="003E680C">
              <w:rPr>
                <w:sz w:val="20"/>
                <w:szCs w:val="20"/>
              </w:rPr>
              <w:t>advisory</w:t>
            </w:r>
            <w:r w:rsidR="00F850AD" w:rsidRPr="003E680C">
              <w:rPr>
                <w:sz w:val="20"/>
                <w:szCs w:val="20"/>
              </w:rPr>
              <w:t>I</w:t>
            </w:r>
            <w:r w:rsidR="007C0F6C" w:rsidRPr="003E680C">
              <w:rPr>
                <w:sz w:val="20"/>
                <w:szCs w:val="20"/>
              </w:rPr>
              <w:t>d</w:t>
            </w:r>
          </w:p>
          <w:p w14:paraId="6AD9D235" w14:textId="5D655BE6" w:rsidR="00907D4D" w:rsidRPr="003E680C" w:rsidRDefault="00907D4D" w:rsidP="00907D4D">
            <w:pPr>
              <w:spacing w:line="360" w:lineRule="auto"/>
              <w:rPr>
                <w:sz w:val="20"/>
                <w:szCs w:val="20"/>
              </w:rPr>
            </w:pPr>
            <w:r w:rsidRPr="003E680C">
              <w:rPr>
                <w:sz w:val="20"/>
                <w:szCs w:val="20"/>
              </w:rPr>
              <w:t>advisoryType</w:t>
            </w:r>
          </w:p>
          <w:p w14:paraId="4D37DC5F" w14:textId="77777777" w:rsidR="00F850AD" w:rsidRPr="003E680C" w:rsidRDefault="00F850AD" w:rsidP="00F91D1A">
            <w:pPr>
              <w:spacing w:line="360" w:lineRule="auto"/>
              <w:rPr>
                <w:sz w:val="20"/>
                <w:szCs w:val="20"/>
              </w:rPr>
            </w:pPr>
            <w:r w:rsidRPr="003E680C">
              <w:rPr>
                <w:sz w:val="20"/>
                <w:szCs w:val="20"/>
              </w:rPr>
              <w:t>region</w:t>
            </w:r>
          </w:p>
          <w:p w14:paraId="79A6EF20" w14:textId="143086A1" w:rsidR="00F850AD" w:rsidRPr="003E680C" w:rsidRDefault="00F850AD" w:rsidP="00827F49">
            <w:pPr>
              <w:spacing w:line="360" w:lineRule="auto"/>
              <w:rPr>
                <w:sz w:val="20"/>
                <w:szCs w:val="20"/>
              </w:rPr>
            </w:pPr>
            <w:r w:rsidRPr="003E680C">
              <w:rPr>
                <w:sz w:val="20"/>
                <w:szCs w:val="20"/>
              </w:rPr>
              <w:t>TS</w:t>
            </w:r>
          </w:p>
        </w:tc>
        <w:tc>
          <w:tcPr>
            <w:tcW w:w="1843" w:type="dxa"/>
          </w:tcPr>
          <w:p w14:paraId="7137AE56" w14:textId="477D2738" w:rsidR="00C97928" w:rsidRPr="003E680C" w:rsidRDefault="00F850AD" w:rsidP="00F91D1A">
            <w:pPr>
              <w:spacing w:line="360" w:lineRule="auto"/>
              <w:rPr>
                <w:sz w:val="20"/>
                <w:szCs w:val="20"/>
              </w:rPr>
            </w:pPr>
            <w:r w:rsidRPr="003E680C">
              <w:rPr>
                <w:sz w:val="20"/>
                <w:szCs w:val="20"/>
              </w:rPr>
              <w:t xml:space="preserve">Int </w:t>
            </w:r>
            <w:r w:rsidR="00FF53A9" w:rsidRPr="003E680C">
              <w:rPr>
                <w:sz w:val="20"/>
                <w:szCs w:val="20"/>
              </w:rPr>
              <w:t>(</w:t>
            </w:r>
            <w:r w:rsidRPr="003E680C">
              <w:rPr>
                <w:sz w:val="20"/>
                <w:szCs w:val="20"/>
              </w:rPr>
              <w:t>11</w:t>
            </w:r>
            <w:r w:rsidR="00FF53A9" w:rsidRPr="003E680C">
              <w:rPr>
                <w:sz w:val="20"/>
                <w:szCs w:val="20"/>
              </w:rPr>
              <w:t>)</w:t>
            </w:r>
          </w:p>
          <w:p w14:paraId="5E674786" w14:textId="48865D12" w:rsidR="00F850AD" w:rsidRPr="003E680C" w:rsidRDefault="00F850AD" w:rsidP="00F91D1A">
            <w:pPr>
              <w:spacing w:line="360" w:lineRule="auto"/>
              <w:rPr>
                <w:sz w:val="20"/>
                <w:szCs w:val="20"/>
              </w:rPr>
            </w:pPr>
            <w:r w:rsidRPr="003E680C">
              <w:rPr>
                <w:sz w:val="20"/>
                <w:szCs w:val="20"/>
              </w:rPr>
              <w:t>Varchar</w:t>
            </w:r>
            <w:r w:rsidR="0040243E" w:rsidRPr="003E680C">
              <w:rPr>
                <w:sz w:val="20"/>
                <w:szCs w:val="20"/>
              </w:rPr>
              <w:t xml:space="preserve"> </w:t>
            </w:r>
            <w:r w:rsidR="00FF53A9" w:rsidRPr="003E680C">
              <w:rPr>
                <w:sz w:val="20"/>
                <w:szCs w:val="20"/>
              </w:rPr>
              <w:t>(</w:t>
            </w:r>
            <w:r w:rsidRPr="003E680C">
              <w:rPr>
                <w:sz w:val="20"/>
                <w:szCs w:val="20"/>
              </w:rPr>
              <w:t>30</w:t>
            </w:r>
            <w:r w:rsidR="00FF53A9" w:rsidRPr="003E680C">
              <w:rPr>
                <w:sz w:val="20"/>
                <w:szCs w:val="20"/>
              </w:rPr>
              <w:t>)</w:t>
            </w:r>
          </w:p>
          <w:p w14:paraId="1B8C9519" w14:textId="278C901F" w:rsidR="00F850AD" w:rsidRPr="003E680C" w:rsidRDefault="00F850AD" w:rsidP="00F850AD">
            <w:pPr>
              <w:spacing w:line="360" w:lineRule="auto"/>
              <w:rPr>
                <w:sz w:val="20"/>
                <w:szCs w:val="20"/>
              </w:rPr>
            </w:pPr>
            <w:r w:rsidRPr="003E680C">
              <w:rPr>
                <w:sz w:val="20"/>
                <w:szCs w:val="20"/>
              </w:rPr>
              <w:t>Varchar</w:t>
            </w:r>
            <w:r w:rsidR="0040243E" w:rsidRPr="003E680C">
              <w:rPr>
                <w:sz w:val="20"/>
                <w:szCs w:val="20"/>
              </w:rPr>
              <w:t xml:space="preserve"> </w:t>
            </w:r>
            <w:r w:rsidR="00FF53A9" w:rsidRPr="003E680C">
              <w:rPr>
                <w:sz w:val="20"/>
                <w:szCs w:val="20"/>
              </w:rPr>
              <w:t>(</w:t>
            </w:r>
            <w:r w:rsidRPr="003E680C">
              <w:rPr>
                <w:sz w:val="20"/>
                <w:szCs w:val="20"/>
              </w:rPr>
              <w:t>30</w:t>
            </w:r>
            <w:r w:rsidR="00FF53A9" w:rsidRPr="003E680C">
              <w:rPr>
                <w:sz w:val="20"/>
                <w:szCs w:val="20"/>
              </w:rPr>
              <w:t>)</w:t>
            </w:r>
          </w:p>
          <w:p w14:paraId="7B40B233" w14:textId="55C582BF" w:rsidR="00F850AD" w:rsidRPr="003E680C" w:rsidRDefault="00827F49" w:rsidP="00693482">
            <w:pPr>
              <w:spacing w:line="360" w:lineRule="auto"/>
              <w:ind w:left="0" w:firstLine="0"/>
              <w:rPr>
                <w:sz w:val="20"/>
                <w:szCs w:val="20"/>
              </w:rPr>
            </w:pPr>
            <w:r w:rsidRPr="003E680C">
              <w:rPr>
                <w:sz w:val="20"/>
                <w:szCs w:val="20"/>
              </w:rPr>
              <w:t xml:space="preserve">   </w:t>
            </w:r>
            <w:r w:rsidR="00402C5D" w:rsidRPr="003E680C">
              <w:rPr>
                <w:sz w:val="20"/>
                <w:szCs w:val="20"/>
              </w:rPr>
              <w:t>timestamp</w:t>
            </w:r>
          </w:p>
          <w:p w14:paraId="44941DF4" w14:textId="472480A0" w:rsidR="00F850AD" w:rsidRPr="003E680C" w:rsidRDefault="00F850AD" w:rsidP="00F91D1A">
            <w:pPr>
              <w:spacing w:line="360" w:lineRule="auto"/>
              <w:rPr>
                <w:sz w:val="20"/>
                <w:szCs w:val="20"/>
              </w:rPr>
            </w:pPr>
          </w:p>
        </w:tc>
        <w:tc>
          <w:tcPr>
            <w:tcW w:w="1134" w:type="dxa"/>
          </w:tcPr>
          <w:p w14:paraId="5A1F85B6" w14:textId="77777777" w:rsidR="00C97928" w:rsidRPr="003E680C" w:rsidRDefault="00827F49" w:rsidP="00F91D1A">
            <w:pPr>
              <w:spacing w:line="360" w:lineRule="auto"/>
              <w:rPr>
                <w:sz w:val="20"/>
                <w:szCs w:val="20"/>
              </w:rPr>
            </w:pPr>
            <w:r w:rsidRPr="003E680C">
              <w:rPr>
                <w:sz w:val="20"/>
                <w:szCs w:val="20"/>
              </w:rPr>
              <w:t xml:space="preserve">No </w:t>
            </w:r>
          </w:p>
          <w:p w14:paraId="32ADBD64" w14:textId="77777777" w:rsidR="00827F49" w:rsidRPr="003E680C" w:rsidRDefault="00827F49" w:rsidP="00F91D1A">
            <w:pPr>
              <w:spacing w:line="360" w:lineRule="auto"/>
              <w:rPr>
                <w:sz w:val="20"/>
                <w:szCs w:val="20"/>
              </w:rPr>
            </w:pPr>
            <w:r w:rsidRPr="003E680C">
              <w:rPr>
                <w:sz w:val="20"/>
                <w:szCs w:val="20"/>
              </w:rPr>
              <w:t>No</w:t>
            </w:r>
          </w:p>
          <w:p w14:paraId="2400F32C" w14:textId="77777777" w:rsidR="00827F49" w:rsidRPr="003E680C" w:rsidRDefault="00827F49" w:rsidP="00F91D1A">
            <w:pPr>
              <w:spacing w:line="360" w:lineRule="auto"/>
              <w:rPr>
                <w:sz w:val="20"/>
                <w:szCs w:val="20"/>
              </w:rPr>
            </w:pPr>
            <w:r w:rsidRPr="003E680C">
              <w:rPr>
                <w:sz w:val="20"/>
                <w:szCs w:val="20"/>
              </w:rPr>
              <w:t>No</w:t>
            </w:r>
          </w:p>
          <w:p w14:paraId="3335D793" w14:textId="48634D67" w:rsidR="00827F49" w:rsidRPr="003E680C" w:rsidRDefault="00827F49" w:rsidP="00F91D1A">
            <w:pPr>
              <w:spacing w:line="360" w:lineRule="auto"/>
              <w:rPr>
                <w:sz w:val="20"/>
                <w:szCs w:val="20"/>
              </w:rPr>
            </w:pPr>
            <w:r w:rsidRPr="003E680C">
              <w:rPr>
                <w:sz w:val="20"/>
                <w:szCs w:val="20"/>
              </w:rPr>
              <w:t xml:space="preserve">Yes </w:t>
            </w:r>
          </w:p>
        </w:tc>
        <w:tc>
          <w:tcPr>
            <w:tcW w:w="3119" w:type="dxa"/>
          </w:tcPr>
          <w:p w14:paraId="737D8996" w14:textId="77777777" w:rsidR="00C97928" w:rsidRPr="003E680C" w:rsidRDefault="00827F49" w:rsidP="00F91D1A">
            <w:pPr>
              <w:spacing w:line="360" w:lineRule="auto"/>
              <w:rPr>
                <w:sz w:val="20"/>
                <w:szCs w:val="20"/>
              </w:rPr>
            </w:pPr>
            <w:r w:rsidRPr="003E680C">
              <w:rPr>
                <w:sz w:val="20"/>
                <w:szCs w:val="20"/>
              </w:rPr>
              <w:t>None</w:t>
            </w:r>
          </w:p>
          <w:p w14:paraId="4E945922" w14:textId="77777777" w:rsidR="00827F49" w:rsidRPr="003E680C" w:rsidRDefault="00827F49" w:rsidP="00F91D1A">
            <w:pPr>
              <w:spacing w:line="360" w:lineRule="auto"/>
              <w:rPr>
                <w:sz w:val="20"/>
                <w:szCs w:val="20"/>
              </w:rPr>
            </w:pPr>
            <w:r w:rsidRPr="003E680C">
              <w:rPr>
                <w:sz w:val="20"/>
                <w:szCs w:val="20"/>
              </w:rPr>
              <w:t>None</w:t>
            </w:r>
          </w:p>
          <w:p w14:paraId="3B6600F2" w14:textId="77777777" w:rsidR="00827F49" w:rsidRPr="003E680C" w:rsidRDefault="00827F49" w:rsidP="00F91D1A">
            <w:pPr>
              <w:spacing w:line="360" w:lineRule="auto"/>
              <w:rPr>
                <w:sz w:val="20"/>
                <w:szCs w:val="20"/>
              </w:rPr>
            </w:pPr>
            <w:r w:rsidRPr="003E680C">
              <w:rPr>
                <w:sz w:val="20"/>
                <w:szCs w:val="20"/>
              </w:rPr>
              <w:t>None</w:t>
            </w:r>
          </w:p>
          <w:p w14:paraId="3AC4BED3" w14:textId="28D967F1" w:rsidR="00827F49" w:rsidRPr="00244527" w:rsidRDefault="00827F49" w:rsidP="00244527">
            <w:pPr>
              <w:spacing w:line="360" w:lineRule="auto"/>
              <w:rPr>
                <w:sz w:val="20"/>
                <w:szCs w:val="20"/>
              </w:rPr>
            </w:pPr>
            <w:r w:rsidRPr="003E680C">
              <w:rPr>
                <w:sz w:val="20"/>
                <w:szCs w:val="20"/>
              </w:rPr>
              <w:t>CURRENT_TIMESTAMP</w:t>
            </w:r>
          </w:p>
        </w:tc>
      </w:tr>
      <w:tr w:rsidR="009D738D" w:rsidRPr="003E680C" w14:paraId="2D6A54BB" w14:textId="77777777" w:rsidTr="003E680C">
        <w:trPr>
          <w:trHeight w:val="1766"/>
        </w:trPr>
        <w:tc>
          <w:tcPr>
            <w:tcW w:w="2093" w:type="dxa"/>
            <w:shd w:val="clear" w:color="auto" w:fill="auto"/>
          </w:tcPr>
          <w:p w14:paraId="22819EF2" w14:textId="63414E0B" w:rsidR="009D738D" w:rsidRPr="003E680C" w:rsidRDefault="009D738D" w:rsidP="00F91D1A">
            <w:pPr>
              <w:spacing w:line="360" w:lineRule="auto"/>
              <w:rPr>
                <w:sz w:val="20"/>
                <w:szCs w:val="20"/>
              </w:rPr>
            </w:pPr>
            <w:r w:rsidRPr="003E680C">
              <w:rPr>
                <w:sz w:val="20"/>
                <w:szCs w:val="20"/>
              </w:rPr>
              <w:t>Forecast</w:t>
            </w:r>
          </w:p>
        </w:tc>
        <w:tc>
          <w:tcPr>
            <w:tcW w:w="1984" w:type="dxa"/>
            <w:shd w:val="clear" w:color="auto" w:fill="auto"/>
          </w:tcPr>
          <w:p w14:paraId="3A90A823" w14:textId="77777777" w:rsidR="009D738D" w:rsidRPr="003E680C" w:rsidRDefault="009D738D" w:rsidP="009D738D">
            <w:pPr>
              <w:spacing w:line="360" w:lineRule="auto"/>
              <w:rPr>
                <w:sz w:val="20"/>
                <w:szCs w:val="20"/>
              </w:rPr>
            </w:pPr>
            <w:r w:rsidRPr="003E680C">
              <w:rPr>
                <w:sz w:val="20"/>
                <w:szCs w:val="20"/>
              </w:rPr>
              <w:t>forecastType</w:t>
            </w:r>
          </w:p>
          <w:p w14:paraId="6101DFC2" w14:textId="096FDACF" w:rsidR="00A0598E" w:rsidRPr="003E680C" w:rsidRDefault="00401552" w:rsidP="00A0598E">
            <w:pPr>
              <w:spacing w:line="360" w:lineRule="auto"/>
              <w:rPr>
                <w:sz w:val="20"/>
                <w:szCs w:val="20"/>
              </w:rPr>
            </w:pPr>
            <w:r w:rsidRPr="003E680C">
              <w:rPr>
                <w:sz w:val="20"/>
                <w:szCs w:val="20"/>
              </w:rPr>
              <w:t>forecastRegion</w:t>
            </w:r>
          </w:p>
          <w:p w14:paraId="66C5B614" w14:textId="77777777" w:rsidR="009D738D" w:rsidRPr="003E680C" w:rsidRDefault="009D738D" w:rsidP="009D738D">
            <w:pPr>
              <w:spacing w:line="360" w:lineRule="auto"/>
              <w:rPr>
                <w:sz w:val="20"/>
                <w:szCs w:val="20"/>
              </w:rPr>
            </w:pPr>
            <w:r w:rsidRPr="003E680C">
              <w:rPr>
                <w:sz w:val="20"/>
                <w:szCs w:val="20"/>
              </w:rPr>
              <w:t>forecastDate</w:t>
            </w:r>
          </w:p>
          <w:p w14:paraId="61BB6674" w14:textId="1E1A804D" w:rsidR="009D738D" w:rsidRPr="003E680C" w:rsidRDefault="009D738D" w:rsidP="00F91D1A">
            <w:pPr>
              <w:spacing w:line="360" w:lineRule="auto"/>
              <w:rPr>
                <w:sz w:val="20"/>
                <w:szCs w:val="20"/>
              </w:rPr>
            </w:pPr>
            <w:r w:rsidRPr="003E680C">
              <w:rPr>
                <w:sz w:val="20"/>
                <w:szCs w:val="20"/>
              </w:rPr>
              <w:t>forecastImpact</w:t>
            </w:r>
          </w:p>
        </w:tc>
        <w:tc>
          <w:tcPr>
            <w:tcW w:w="1843" w:type="dxa"/>
          </w:tcPr>
          <w:p w14:paraId="00C550FC" w14:textId="151E3236" w:rsidR="009D738D" w:rsidRPr="003E680C" w:rsidRDefault="00272353" w:rsidP="00F91D1A">
            <w:pPr>
              <w:spacing w:line="360" w:lineRule="auto"/>
              <w:rPr>
                <w:sz w:val="20"/>
                <w:szCs w:val="20"/>
              </w:rPr>
            </w:pPr>
            <w:r w:rsidRPr="003E680C">
              <w:rPr>
                <w:sz w:val="20"/>
                <w:szCs w:val="20"/>
              </w:rPr>
              <w:t>Varchar (30)</w:t>
            </w:r>
          </w:p>
          <w:p w14:paraId="4286397E" w14:textId="4278F2D8" w:rsidR="00272353" w:rsidRPr="003E680C" w:rsidRDefault="00272353" w:rsidP="00F91D1A">
            <w:pPr>
              <w:spacing w:line="360" w:lineRule="auto"/>
              <w:rPr>
                <w:sz w:val="20"/>
                <w:szCs w:val="20"/>
              </w:rPr>
            </w:pPr>
            <w:r w:rsidRPr="003E680C">
              <w:rPr>
                <w:sz w:val="20"/>
                <w:szCs w:val="20"/>
              </w:rPr>
              <w:t>Varchar (45)</w:t>
            </w:r>
          </w:p>
          <w:p w14:paraId="0577CDA0" w14:textId="5A211766" w:rsidR="00272353" w:rsidRPr="003E680C" w:rsidRDefault="00BE3CF1" w:rsidP="00F91D1A">
            <w:pPr>
              <w:spacing w:line="360" w:lineRule="auto"/>
              <w:rPr>
                <w:sz w:val="20"/>
                <w:szCs w:val="20"/>
              </w:rPr>
            </w:pPr>
            <w:r w:rsidRPr="003E680C">
              <w:rPr>
                <w:sz w:val="20"/>
                <w:szCs w:val="20"/>
              </w:rPr>
              <w:t>timestamp</w:t>
            </w:r>
          </w:p>
          <w:p w14:paraId="6D566759" w14:textId="35092F45" w:rsidR="00272353" w:rsidRPr="003E680C" w:rsidRDefault="00272353" w:rsidP="00F91D1A">
            <w:pPr>
              <w:spacing w:line="360" w:lineRule="auto"/>
              <w:rPr>
                <w:sz w:val="20"/>
                <w:szCs w:val="20"/>
              </w:rPr>
            </w:pPr>
            <w:r w:rsidRPr="003E680C">
              <w:rPr>
                <w:sz w:val="20"/>
                <w:szCs w:val="20"/>
              </w:rPr>
              <w:t>Varchar (100)</w:t>
            </w:r>
          </w:p>
        </w:tc>
        <w:tc>
          <w:tcPr>
            <w:tcW w:w="1134" w:type="dxa"/>
          </w:tcPr>
          <w:p w14:paraId="11521162" w14:textId="77777777" w:rsidR="009D738D" w:rsidRPr="003E680C" w:rsidRDefault="00E42851" w:rsidP="00F91D1A">
            <w:pPr>
              <w:spacing w:line="360" w:lineRule="auto"/>
              <w:rPr>
                <w:sz w:val="20"/>
                <w:szCs w:val="20"/>
              </w:rPr>
            </w:pPr>
            <w:r w:rsidRPr="003E680C">
              <w:rPr>
                <w:sz w:val="20"/>
                <w:szCs w:val="20"/>
              </w:rPr>
              <w:t xml:space="preserve">No </w:t>
            </w:r>
          </w:p>
          <w:p w14:paraId="71C0DFE5" w14:textId="77777777" w:rsidR="00E42851" w:rsidRPr="003E680C" w:rsidRDefault="00E42851" w:rsidP="00F91D1A">
            <w:pPr>
              <w:spacing w:line="360" w:lineRule="auto"/>
              <w:rPr>
                <w:sz w:val="20"/>
                <w:szCs w:val="20"/>
              </w:rPr>
            </w:pPr>
            <w:r w:rsidRPr="003E680C">
              <w:rPr>
                <w:sz w:val="20"/>
                <w:szCs w:val="20"/>
              </w:rPr>
              <w:t xml:space="preserve">No </w:t>
            </w:r>
          </w:p>
          <w:p w14:paraId="4EAA8140" w14:textId="6FFD5291" w:rsidR="00E42851" w:rsidRPr="003E680C" w:rsidRDefault="00BE3CF1" w:rsidP="00F91D1A">
            <w:pPr>
              <w:spacing w:line="360" w:lineRule="auto"/>
              <w:rPr>
                <w:sz w:val="20"/>
                <w:szCs w:val="20"/>
              </w:rPr>
            </w:pPr>
            <w:r w:rsidRPr="003E680C">
              <w:rPr>
                <w:sz w:val="20"/>
                <w:szCs w:val="20"/>
              </w:rPr>
              <w:t>yes</w:t>
            </w:r>
          </w:p>
          <w:p w14:paraId="26C7C129" w14:textId="536ED30F" w:rsidR="00E42851" w:rsidRPr="003E680C" w:rsidRDefault="00BE3CF1" w:rsidP="00F91D1A">
            <w:pPr>
              <w:spacing w:line="360" w:lineRule="auto"/>
              <w:rPr>
                <w:sz w:val="20"/>
                <w:szCs w:val="20"/>
              </w:rPr>
            </w:pPr>
            <w:r w:rsidRPr="003E680C">
              <w:rPr>
                <w:sz w:val="20"/>
                <w:szCs w:val="20"/>
              </w:rPr>
              <w:t xml:space="preserve">yes </w:t>
            </w:r>
          </w:p>
        </w:tc>
        <w:tc>
          <w:tcPr>
            <w:tcW w:w="3119" w:type="dxa"/>
          </w:tcPr>
          <w:p w14:paraId="4725D37D" w14:textId="49E40F86" w:rsidR="009D738D" w:rsidRPr="003E680C" w:rsidRDefault="00E42851" w:rsidP="00F91D1A">
            <w:pPr>
              <w:spacing w:line="360" w:lineRule="auto"/>
              <w:rPr>
                <w:sz w:val="20"/>
                <w:szCs w:val="20"/>
              </w:rPr>
            </w:pPr>
            <w:r w:rsidRPr="003E680C">
              <w:rPr>
                <w:sz w:val="20"/>
                <w:szCs w:val="20"/>
              </w:rPr>
              <w:t>None</w:t>
            </w:r>
          </w:p>
          <w:p w14:paraId="4D346A6F" w14:textId="697B5353" w:rsidR="00E42851" w:rsidRPr="003E680C" w:rsidRDefault="00E42851" w:rsidP="00F91D1A">
            <w:pPr>
              <w:spacing w:line="360" w:lineRule="auto"/>
              <w:rPr>
                <w:sz w:val="20"/>
                <w:szCs w:val="20"/>
              </w:rPr>
            </w:pPr>
            <w:r w:rsidRPr="003E680C">
              <w:rPr>
                <w:sz w:val="20"/>
                <w:szCs w:val="20"/>
              </w:rPr>
              <w:t>None</w:t>
            </w:r>
          </w:p>
          <w:p w14:paraId="3B388C31" w14:textId="210D97DF" w:rsidR="00E42851" w:rsidRPr="003E680C" w:rsidRDefault="00BE3CF1" w:rsidP="00F91D1A">
            <w:pPr>
              <w:spacing w:line="360" w:lineRule="auto"/>
              <w:rPr>
                <w:sz w:val="20"/>
                <w:szCs w:val="20"/>
              </w:rPr>
            </w:pPr>
            <w:r w:rsidRPr="003E680C">
              <w:rPr>
                <w:sz w:val="20"/>
                <w:szCs w:val="20"/>
              </w:rPr>
              <w:t xml:space="preserve">Null </w:t>
            </w:r>
          </w:p>
          <w:p w14:paraId="584A173D" w14:textId="57953F25" w:rsidR="00E42851" w:rsidRPr="003E680C" w:rsidRDefault="00BE3CF1" w:rsidP="00F91D1A">
            <w:pPr>
              <w:spacing w:line="360" w:lineRule="auto"/>
              <w:rPr>
                <w:sz w:val="20"/>
                <w:szCs w:val="20"/>
              </w:rPr>
            </w:pPr>
            <w:r w:rsidRPr="003E680C">
              <w:rPr>
                <w:sz w:val="20"/>
                <w:szCs w:val="20"/>
              </w:rPr>
              <w:t>Null</w:t>
            </w:r>
          </w:p>
        </w:tc>
      </w:tr>
      <w:tr w:rsidR="008423FD" w:rsidRPr="003E680C" w14:paraId="022AD507" w14:textId="49073C05" w:rsidTr="003E680C">
        <w:trPr>
          <w:trHeight w:val="532"/>
        </w:trPr>
        <w:tc>
          <w:tcPr>
            <w:tcW w:w="2093" w:type="dxa"/>
            <w:shd w:val="clear" w:color="auto" w:fill="auto"/>
          </w:tcPr>
          <w:p w14:paraId="788AD052" w14:textId="173BF732" w:rsidR="00C97928" w:rsidRPr="003E680C" w:rsidRDefault="00166133" w:rsidP="00F91D1A">
            <w:pPr>
              <w:spacing w:line="360" w:lineRule="auto"/>
              <w:rPr>
                <w:sz w:val="20"/>
                <w:szCs w:val="20"/>
              </w:rPr>
            </w:pPr>
            <w:r w:rsidRPr="003E680C">
              <w:rPr>
                <w:sz w:val="20"/>
                <w:szCs w:val="20"/>
              </w:rPr>
              <w:t>Daily</w:t>
            </w:r>
            <w:r w:rsidR="00FE745C" w:rsidRPr="003E680C">
              <w:rPr>
                <w:sz w:val="20"/>
                <w:szCs w:val="20"/>
              </w:rPr>
              <w:t>_</w:t>
            </w:r>
            <w:r w:rsidRPr="003E680C">
              <w:rPr>
                <w:sz w:val="20"/>
                <w:szCs w:val="20"/>
              </w:rPr>
              <w:t>Forecast</w:t>
            </w:r>
          </w:p>
        </w:tc>
        <w:tc>
          <w:tcPr>
            <w:tcW w:w="1984" w:type="dxa"/>
            <w:shd w:val="clear" w:color="auto" w:fill="auto"/>
          </w:tcPr>
          <w:p w14:paraId="4A5E8ED9" w14:textId="59B42860" w:rsidR="00C97928" w:rsidRPr="003E680C" w:rsidRDefault="00410015" w:rsidP="00F91D1A">
            <w:pPr>
              <w:spacing w:line="360" w:lineRule="auto"/>
              <w:rPr>
                <w:sz w:val="20"/>
                <w:szCs w:val="20"/>
              </w:rPr>
            </w:pPr>
            <w:r w:rsidRPr="003E680C">
              <w:rPr>
                <w:sz w:val="20"/>
                <w:szCs w:val="20"/>
              </w:rPr>
              <w:t>dailyForecast</w:t>
            </w:r>
            <w:r w:rsidR="008423FD" w:rsidRPr="003E680C">
              <w:rPr>
                <w:sz w:val="20"/>
                <w:szCs w:val="20"/>
              </w:rPr>
              <w:t>id</w:t>
            </w:r>
          </w:p>
          <w:p w14:paraId="639DF0FC" w14:textId="67A709C6" w:rsidR="00A646E0" w:rsidRPr="003E680C" w:rsidRDefault="00A646E0" w:rsidP="00A0598E">
            <w:pPr>
              <w:spacing w:line="360" w:lineRule="auto"/>
              <w:rPr>
                <w:b/>
                <w:sz w:val="20"/>
                <w:szCs w:val="20"/>
              </w:rPr>
            </w:pPr>
          </w:p>
        </w:tc>
        <w:tc>
          <w:tcPr>
            <w:tcW w:w="1843" w:type="dxa"/>
          </w:tcPr>
          <w:p w14:paraId="65B4ED8F" w14:textId="77777777" w:rsidR="00166133" w:rsidRPr="003E680C" w:rsidRDefault="00166133" w:rsidP="00F91D1A">
            <w:pPr>
              <w:spacing w:line="360" w:lineRule="auto"/>
              <w:rPr>
                <w:sz w:val="20"/>
                <w:szCs w:val="20"/>
              </w:rPr>
            </w:pPr>
            <w:r w:rsidRPr="003E680C">
              <w:rPr>
                <w:sz w:val="20"/>
                <w:szCs w:val="20"/>
              </w:rPr>
              <w:t>Int (11)</w:t>
            </w:r>
          </w:p>
          <w:p w14:paraId="25A25172" w14:textId="3F8714A8" w:rsidR="00A646E0" w:rsidRPr="003E680C" w:rsidRDefault="00A646E0" w:rsidP="00F91D1A">
            <w:pPr>
              <w:spacing w:line="360" w:lineRule="auto"/>
              <w:rPr>
                <w:sz w:val="20"/>
                <w:szCs w:val="20"/>
              </w:rPr>
            </w:pPr>
          </w:p>
        </w:tc>
        <w:tc>
          <w:tcPr>
            <w:tcW w:w="1134" w:type="dxa"/>
          </w:tcPr>
          <w:p w14:paraId="4CD6D593" w14:textId="7E6F5DB1" w:rsidR="00C97928" w:rsidRPr="003E680C" w:rsidRDefault="000866D7" w:rsidP="00F91D1A">
            <w:pPr>
              <w:spacing w:line="360" w:lineRule="auto"/>
              <w:rPr>
                <w:sz w:val="20"/>
                <w:szCs w:val="20"/>
              </w:rPr>
            </w:pPr>
            <w:r w:rsidRPr="003E680C">
              <w:rPr>
                <w:sz w:val="20"/>
                <w:szCs w:val="20"/>
              </w:rPr>
              <w:t>No</w:t>
            </w:r>
          </w:p>
          <w:p w14:paraId="0253C642" w14:textId="491FC8FE" w:rsidR="00A646E0" w:rsidRPr="003E680C" w:rsidRDefault="00A646E0" w:rsidP="00A0598E">
            <w:pPr>
              <w:spacing w:line="360" w:lineRule="auto"/>
              <w:rPr>
                <w:b/>
                <w:sz w:val="20"/>
                <w:szCs w:val="20"/>
              </w:rPr>
            </w:pPr>
          </w:p>
        </w:tc>
        <w:tc>
          <w:tcPr>
            <w:tcW w:w="3119" w:type="dxa"/>
          </w:tcPr>
          <w:p w14:paraId="58167F1D" w14:textId="044174E7" w:rsidR="00EA6E95" w:rsidRPr="006A58F6" w:rsidRDefault="003A6873" w:rsidP="006A58F6">
            <w:pPr>
              <w:spacing w:line="360" w:lineRule="auto"/>
              <w:ind w:left="0" w:firstLine="0"/>
              <w:rPr>
                <w:sz w:val="20"/>
                <w:szCs w:val="20"/>
              </w:rPr>
            </w:pPr>
            <w:r w:rsidRPr="003E680C">
              <w:rPr>
                <w:sz w:val="20"/>
                <w:szCs w:val="20"/>
              </w:rPr>
              <w:t>None</w:t>
            </w:r>
          </w:p>
        </w:tc>
      </w:tr>
      <w:tr w:rsidR="00EA6E95" w:rsidRPr="003E680C" w14:paraId="1DF0E031" w14:textId="77777777" w:rsidTr="003E680C">
        <w:trPr>
          <w:trHeight w:val="602"/>
        </w:trPr>
        <w:tc>
          <w:tcPr>
            <w:tcW w:w="2093" w:type="dxa"/>
            <w:shd w:val="clear" w:color="auto" w:fill="auto"/>
          </w:tcPr>
          <w:p w14:paraId="384BD4AD" w14:textId="20BC52FE" w:rsidR="00EA6E95" w:rsidRPr="003E680C" w:rsidRDefault="00BB54B0" w:rsidP="00F91D1A">
            <w:pPr>
              <w:spacing w:line="360" w:lineRule="auto"/>
              <w:rPr>
                <w:sz w:val="20"/>
                <w:szCs w:val="20"/>
              </w:rPr>
            </w:pPr>
            <w:r w:rsidRPr="003E680C">
              <w:rPr>
                <w:sz w:val="20"/>
                <w:szCs w:val="20"/>
              </w:rPr>
              <w:t>Seasonal</w:t>
            </w:r>
            <w:r w:rsidR="00FE745C" w:rsidRPr="003E680C">
              <w:rPr>
                <w:sz w:val="20"/>
                <w:szCs w:val="20"/>
              </w:rPr>
              <w:t>_</w:t>
            </w:r>
            <w:r w:rsidRPr="003E680C">
              <w:rPr>
                <w:sz w:val="20"/>
                <w:szCs w:val="20"/>
              </w:rPr>
              <w:t>Forecast</w:t>
            </w:r>
          </w:p>
        </w:tc>
        <w:tc>
          <w:tcPr>
            <w:tcW w:w="1984" w:type="dxa"/>
            <w:shd w:val="clear" w:color="auto" w:fill="auto"/>
          </w:tcPr>
          <w:p w14:paraId="502AB10F" w14:textId="6F7DDD5D" w:rsidR="00EA6E95" w:rsidRPr="003E680C" w:rsidRDefault="00410015" w:rsidP="00F91D1A">
            <w:pPr>
              <w:spacing w:line="360" w:lineRule="auto"/>
              <w:rPr>
                <w:sz w:val="20"/>
                <w:szCs w:val="20"/>
              </w:rPr>
            </w:pPr>
            <w:r w:rsidRPr="003E680C">
              <w:rPr>
                <w:sz w:val="20"/>
                <w:szCs w:val="20"/>
              </w:rPr>
              <w:t>seasonalForecastId</w:t>
            </w:r>
          </w:p>
        </w:tc>
        <w:tc>
          <w:tcPr>
            <w:tcW w:w="1843" w:type="dxa"/>
          </w:tcPr>
          <w:p w14:paraId="10D77FD8" w14:textId="16B5886C" w:rsidR="00EA6E95" w:rsidRPr="003E680C" w:rsidRDefault="00C26A57" w:rsidP="00F91D1A">
            <w:pPr>
              <w:spacing w:line="360" w:lineRule="auto"/>
              <w:rPr>
                <w:sz w:val="20"/>
                <w:szCs w:val="20"/>
              </w:rPr>
            </w:pPr>
            <w:r w:rsidRPr="003E680C">
              <w:rPr>
                <w:sz w:val="20"/>
                <w:szCs w:val="20"/>
              </w:rPr>
              <w:t>Int</w:t>
            </w:r>
            <w:r w:rsidR="00246182" w:rsidRPr="003E680C">
              <w:rPr>
                <w:sz w:val="20"/>
                <w:szCs w:val="20"/>
              </w:rPr>
              <w:t xml:space="preserve"> </w:t>
            </w:r>
            <w:r w:rsidRPr="003E680C">
              <w:rPr>
                <w:sz w:val="20"/>
                <w:szCs w:val="20"/>
              </w:rPr>
              <w:t>(11)</w:t>
            </w:r>
          </w:p>
        </w:tc>
        <w:tc>
          <w:tcPr>
            <w:tcW w:w="1134" w:type="dxa"/>
          </w:tcPr>
          <w:p w14:paraId="36502A75" w14:textId="4CE0B44E" w:rsidR="00EA6E95" w:rsidRPr="003E680C" w:rsidRDefault="00C26A57" w:rsidP="00F91D1A">
            <w:pPr>
              <w:spacing w:line="360" w:lineRule="auto"/>
              <w:rPr>
                <w:sz w:val="20"/>
                <w:szCs w:val="20"/>
              </w:rPr>
            </w:pPr>
            <w:r w:rsidRPr="003E680C">
              <w:rPr>
                <w:sz w:val="20"/>
                <w:szCs w:val="20"/>
              </w:rPr>
              <w:t xml:space="preserve">No </w:t>
            </w:r>
          </w:p>
        </w:tc>
        <w:tc>
          <w:tcPr>
            <w:tcW w:w="3119" w:type="dxa"/>
          </w:tcPr>
          <w:p w14:paraId="3C798BB1" w14:textId="0678C07A" w:rsidR="00EA6E95" w:rsidRPr="003E680C" w:rsidRDefault="003A6873" w:rsidP="00F91D1A">
            <w:pPr>
              <w:spacing w:line="360" w:lineRule="auto"/>
              <w:rPr>
                <w:sz w:val="20"/>
                <w:szCs w:val="20"/>
              </w:rPr>
            </w:pPr>
            <w:r w:rsidRPr="003E680C">
              <w:rPr>
                <w:sz w:val="20"/>
                <w:szCs w:val="20"/>
              </w:rPr>
              <w:t xml:space="preserve">None </w:t>
            </w:r>
          </w:p>
        </w:tc>
      </w:tr>
      <w:tr w:rsidR="003E750D" w:rsidRPr="003E680C" w14:paraId="6125D38B" w14:textId="77777777" w:rsidTr="003E680C">
        <w:trPr>
          <w:trHeight w:val="567"/>
        </w:trPr>
        <w:tc>
          <w:tcPr>
            <w:tcW w:w="2093" w:type="dxa"/>
            <w:shd w:val="clear" w:color="auto" w:fill="auto"/>
          </w:tcPr>
          <w:p w14:paraId="3767E7E3" w14:textId="43831A7C" w:rsidR="003E750D" w:rsidRPr="003E680C" w:rsidRDefault="003E750D" w:rsidP="00F91D1A">
            <w:pPr>
              <w:spacing w:line="360" w:lineRule="auto"/>
              <w:rPr>
                <w:sz w:val="20"/>
                <w:szCs w:val="20"/>
              </w:rPr>
            </w:pPr>
            <w:r w:rsidRPr="003E680C">
              <w:rPr>
                <w:sz w:val="20"/>
                <w:szCs w:val="20"/>
              </w:rPr>
              <w:t>Decadal_Forecast</w:t>
            </w:r>
          </w:p>
        </w:tc>
        <w:tc>
          <w:tcPr>
            <w:tcW w:w="1984" w:type="dxa"/>
            <w:shd w:val="clear" w:color="auto" w:fill="auto"/>
          </w:tcPr>
          <w:p w14:paraId="2837B60D" w14:textId="4AA2353E" w:rsidR="003E750D" w:rsidRPr="003E680C" w:rsidRDefault="00410015" w:rsidP="00F91D1A">
            <w:pPr>
              <w:spacing w:line="360" w:lineRule="auto"/>
              <w:rPr>
                <w:sz w:val="20"/>
                <w:szCs w:val="20"/>
              </w:rPr>
            </w:pPr>
            <w:r w:rsidRPr="003E680C">
              <w:rPr>
                <w:sz w:val="20"/>
                <w:szCs w:val="20"/>
              </w:rPr>
              <w:t>DekadalForecastId</w:t>
            </w:r>
          </w:p>
        </w:tc>
        <w:tc>
          <w:tcPr>
            <w:tcW w:w="1843" w:type="dxa"/>
          </w:tcPr>
          <w:p w14:paraId="7C4FC83E" w14:textId="647C7C32" w:rsidR="003E750D" w:rsidRPr="003E680C" w:rsidRDefault="00C26A57" w:rsidP="00F91D1A">
            <w:pPr>
              <w:spacing w:line="360" w:lineRule="auto"/>
              <w:rPr>
                <w:sz w:val="20"/>
                <w:szCs w:val="20"/>
              </w:rPr>
            </w:pPr>
            <w:r w:rsidRPr="003E680C">
              <w:rPr>
                <w:sz w:val="20"/>
                <w:szCs w:val="20"/>
              </w:rPr>
              <w:t>Int</w:t>
            </w:r>
            <w:r w:rsidR="00246182" w:rsidRPr="003E680C">
              <w:rPr>
                <w:sz w:val="20"/>
                <w:szCs w:val="20"/>
              </w:rPr>
              <w:t xml:space="preserve"> </w:t>
            </w:r>
            <w:r w:rsidRPr="003E680C">
              <w:rPr>
                <w:sz w:val="20"/>
                <w:szCs w:val="20"/>
              </w:rPr>
              <w:t>(11)</w:t>
            </w:r>
          </w:p>
        </w:tc>
        <w:tc>
          <w:tcPr>
            <w:tcW w:w="1134" w:type="dxa"/>
          </w:tcPr>
          <w:p w14:paraId="1BC1E338" w14:textId="5ECB5784" w:rsidR="003E750D" w:rsidRPr="003E680C" w:rsidRDefault="00C26A57" w:rsidP="00F91D1A">
            <w:pPr>
              <w:spacing w:line="360" w:lineRule="auto"/>
              <w:rPr>
                <w:sz w:val="20"/>
                <w:szCs w:val="20"/>
              </w:rPr>
            </w:pPr>
            <w:r w:rsidRPr="003E680C">
              <w:rPr>
                <w:sz w:val="20"/>
                <w:szCs w:val="20"/>
              </w:rPr>
              <w:t xml:space="preserve">No </w:t>
            </w:r>
          </w:p>
        </w:tc>
        <w:tc>
          <w:tcPr>
            <w:tcW w:w="3119" w:type="dxa"/>
          </w:tcPr>
          <w:p w14:paraId="78369602" w14:textId="02B3798C" w:rsidR="003E750D" w:rsidRPr="003E680C" w:rsidRDefault="003A6873" w:rsidP="00F91D1A">
            <w:pPr>
              <w:spacing w:line="360" w:lineRule="auto"/>
              <w:rPr>
                <w:sz w:val="20"/>
                <w:szCs w:val="20"/>
              </w:rPr>
            </w:pPr>
            <w:r w:rsidRPr="003E680C">
              <w:rPr>
                <w:sz w:val="20"/>
                <w:szCs w:val="20"/>
              </w:rPr>
              <w:t xml:space="preserve">None </w:t>
            </w:r>
          </w:p>
        </w:tc>
      </w:tr>
      <w:tr w:rsidR="00F00C6C" w:rsidRPr="003E680C" w14:paraId="08370524" w14:textId="77777777" w:rsidTr="003E680C">
        <w:trPr>
          <w:trHeight w:val="567"/>
        </w:trPr>
        <w:tc>
          <w:tcPr>
            <w:tcW w:w="2093" w:type="dxa"/>
            <w:shd w:val="clear" w:color="auto" w:fill="auto"/>
          </w:tcPr>
          <w:p w14:paraId="5D9EA2DB" w14:textId="41CCD8C5" w:rsidR="00F00C6C" w:rsidRPr="003E680C" w:rsidRDefault="00F00C6C" w:rsidP="00F91D1A">
            <w:pPr>
              <w:spacing w:line="360" w:lineRule="auto"/>
              <w:rPr>
                <w:sz w:val="20"/>
                <w:szCs w:val="20"/>
              </w:rPr>
            </w:pPr>
            <w:r w:rsidRPr="003E680C">
              <w:rPr>
                <w:sz w:val="20"/>
                <w:szCs w:val="20"/>
              </w:rPr>
              <w:t>Weather_Parameter</w:t>
            </w:r>
          </w:p>
        </w:tc>
        <w:tc>
          <w:tcPr>
            <w:tcW w:w="1984" w:type="dxa"/>
            <w:shd w:val="clear" w:color="auto" w:fill="auto"/>
          </w:tcPr>
          <w:p w14:paraId="6AA4DB39" w14:textId="77777777" w:rsidR="00F00C6C" w:rsidRPr="003E680C" w:rsidRDefault="00F00C6C" w:rsidP="00F91D1A">
            <w:pPr>
              <w:spacing w:line="360" w:lineRule="auto"/>
              <w:rPr>
                <w:sz w:val="20"/>
                <w:szCs w:val="20"/>
              </w:rPr>
            </w:pPr>
            <w:r w:rsidRPr="003E680C">
              <w:rPr>
                <w:sz w:val="20"/>
                <w:szCs w:val="20"/>
              </w:rPr>
              <w:t>parameterType</w:t>
            </w:r>
          </w:p>
          <w:p w14:paraId="29DA9AC1" w14:textId="7AE88DF3" w:rsidR="00F00C6C" w:rsidRPr="003E680C" w:rsidRDefault="00F00C6C" w:rsidP="00F91D1A">
            <w:pPr>
              <w:spacing w:line="360" w:lineRule="auto"/>
              <w:rPr>
                <w:sz w:val="20"/>
                <w:szCs w:val="20"/>
              </w:rPr>
            </w:pPr>
            <w:r w:rsidRPr="003E680C">
              <w:rPr>
                <w:sz w:val="20"/>
                <w:szCs w:val="20"/>
              </w:rPr>
              <w:t>parameterId</w:t>
            </w:r>
          </w:p>
        </w:tc>
        <w:tc>
          <w:tcPr>
            <w:tcW w:w="1843" w:type="dxa"/>
          </w:tcPr>
          <w:p w14:paraId="39466934" w14:textId="1474EB88" w:rsidR="00F00C6C" w:rsidRPr="003E680C" w:rsidRDefault="00607FE9" w:rsidP="00F91D1A">
            <w:pPr>
              <w:spacing w:line="360" w:lineRule="auto"/>
              <w:rPr>
                <w:sz w:val="20"/>
                <w:szCs w:val="20"/>
              </w:rPr>
            </w:pPr>
            <w:r w:rsidRPr="003E680C">
              <w:rPr>
                <w:sz w:val="20"/>
                <w:szCs w:val="20"/>
              </w:rPr>
              <w:t>Varchar</w:t>
            </w:r>
            <w:r w:rsidR="00246182" w:rsidRPr="003E680C">
              <w:rPr>
                <w:sz w:val="20"/>
                <w:szCs w:val="20"/>
              </w:rPr>
              <w:t xml:space="preserve"> </w:t>
            </w:r>
            <w:r w:rsidRPr="003E680C">
              <w:rPr>
                <w:sz w:val="20"/>
                <w:szCs w:val="20"/>
              </w:rPr>
              <w:t>(45)</w:t>
            </w:r>
          </w:p>
          <w:p w14:paraId="426FA6DE" w14:textId="5B98EACF" w:rsidR="00607FE9" w:rsidRPr="003E680C" w:rsidRDefault="00607FE9" w:rsidP="00F91D1A">
            <w:pPr>
              <w:spacing w:line="360" w:lineRule="auto"/>
              <w:rPr>
                <w:sz w:val="20"/>
                <w:szCs w:val="20"/>
              </w:rPr>
            </w:pPr>
            <w:r w:rsidRPr="003E680C">
              <w:rPr>
                <w:sz w:val="20"/>
                <w:szCs w:val="20"/>
              </w:rPr>
              <w:t>Int</w:t>
            </w:r>
            <w:r w:rsidR="00246182" w:rsidRPr="003E680C">
              <w:rPr>
                <w:sz w:val="20"/>
                <w:szCs w:val="20"/>
              </w:rPr>
              <w:t xml:space="preserve"> </w:t>
            </w:r>
            <w:r w:rsidRPr="003E680C">
              <w:rPr>
                <w:sz w:val="20"/>
                <w:szCs w:val="20"/>
              </w:rPr>
              <w:t>(11)</w:t>
            </w:r>
          </w:p>
        </w:tc>
        <w:tc>
          <w:tcPr>
            <w:tcW w:w="1134" w:type="dxa"/>
          </w:tcPr>
          <w:p w14:paraId="200F80EF" w14:textId="29B33D95" w:rsidR="00F00C6C" w:rsidRPr="003E680C" w:rsidRDefault="005929B2" w:rsidP="00F91D1A">
            <w:pPr>
              <w:spacing w:line="360" w:lineRule="auto"/>
              <w:rPr>
                <w:sz w:val="20"/>
                <w:szCs w:val="20"/>
              </w:rPr>
            </w:pPr>
            <w:r w:rsidRPr="003E680C">
              <w:rPr>
                <w:sz w:val="20"/>
                <w:szCs w:val="20"/>
              </w:rPr>
              <w:t xml:space="preserve">No </w:t>
            </w:r>
          </w:p>
          <w:p w14:paraId="50617ACC" w14:textId="53CD2FC7" w:rsidR="00931E07" w:rsidRPr="003E680C" w:rsidRDefault="00C26A57" w:rsidP="00F91D1A">
            <w:pPr>
              <w:spacing w:line="360" w:lineRule="auto"/>
              <w:rPr>
                <w:sz w:val="20"/>
                <w:szCs w:val="20"/>
              </w:rPr>
            </w:pPr>
            <w:r w:rsidRPr="003E680C">
              <w:rPr>
                <w:sz w:val="20"/>
                <w:szCs w:val="20"/>
              </w:rPr>
              <w:t xml:space="preserve">No </w:t>
            </w:r>
          </w:p>
        </w:tc>
        <w:tc>
          <w:tcPr>
            <w:tcW w:w="3119" w:type="dxa"/>
          </w:tcPr>
          <w:p w14:paraId="2718729D" w14:textId="0FCBF1CC" w:rsidR="00F00C6C" w:rsidRPr="003E680C" w:rsidRDefault="005929B2" w:rsidP="00F91D1A">
            <w:pPr>
              <w:spacing w:line="360" w:lineRule="auto"/>
              <w:rPr>
                <w:sz w:val="20"/>
                <w:szCs w:val="20"/>
              </w:rPr>
            </w:pPr>
            <w:r w:rsidRPr="003E680C">
              <w:rPr>
                <w:sz w:val="20"/>
                <w:szCs w:val="20"/>
              </w:rPr>
              <w:t xml:space="preserve">None </w:t>
            </w:r>
          </w:p>
          <w:p w14:paraId="46B0D061" w14:textId="1FE624BB" w:rsidR="00931E07" w:rsidRPr="003E680C" w:rsidRDefault="005929B2" w:rsidP="006A58F6">
            <w:pPr>
              <w:spacing w:line="360" w:lineRule="auto"/>
              <w:rPr>
                <w:sz w:val="20"/>
                <w:szCs w:val="20"/>
              </w:rPr>
            </w:pPr>
            <w:r w:rsidRPr="003E680C">
              <w:rPr>
                <w:sz w:val="20"/>
                <w:szCs w:val="20"/>
              </w:rPr>
              <w:t>None</w:t>
            </w:r>
          </w:p>
        </w:tc>
      </w:tr>
      <w:tr w:rsidR="003E750D" w:rsidRPr="003E680C" w14:paraId="7DA2B9E0" w14:textId="77777777" w:rsidTr="003E680C">
        <w:trPr>
          <w:trHeight w:val="561"/>
        </w:trPr>
        <w:tc>
          <w:tcPr>
            <w:tcW w:w="2093" w:type="dxa"/>
            <w:shd w:val="clear" w:color="auto" w:fill="auto"/>
          </w:tcPr>
          <w:p w14:paraId="41736F72" w14:textId="517B1BDB" w:rsidR="003E750D" w:rsidRPr="003E680C" w:rsidRDefault="003E750D" w:rsidP="00F91D1A">
            <w:pPr>
              <w:spacing w:line="360" w:lineRule="auto"/>
              <w:rPr>
                <w:sz w:val="20"/>
                <w:szCs w:val="20"/>
              </w:rPr>
            </w:pPr>
            <w:r w:rsidRPr="003E680C">
              <w:rPr>
                <w:sz w:val="20"/>
                <w:szCs w:val="20"/>
              </w:rPr>
              <w:t>Feedback</w:t>
            </w:r>
          </w:p>
        </w:tc>
        <w:tc>
          <w:tcPr>
            <w:tcW w:w="1984" w:type="dxa"/>
            <w:shd w:val="clear" w:color="auto" w:fill="auto"/>
          </w:tcPr>
          <w:p w14:paraId="04874A33" w14:textId="409DD911" w:rsidR="003E750D" w:rsidRPr="003E680C" w:rsidRDefault="009753E7" w:rsidP="00F91D1A">
            <w:pPr>
              <w:spacing w:line="360" w:lineRule="auto"/>
              <w:rPr>
                <w:sz w:val="20"/>
                <w:szCs w:val="20"/>
              </w:rPr>
            </w:pPr>
            <w:r w:rsidRPr="003E680C">
              <w:rPr>
                <w:sz w:val="20"/>
                <w:szCs w:val="20"/>
              </w:rPr>
              <w:t>feedbackId</w:t>
            </w:r>
          </w:p>
        </w:tc>
        <w:tc>
          <w:tcPr>
            <w:tcW w:w="1843" w:type="dxa"/>
          </w:tcPr>
          <w:p w14:paraId="55363B93" w14:textId="0AC1845B" w:rsidR="003E750D" w:rsidRPr="003E680C" w:rsidRDefault="00246182" w:rsidP="00F91D1A">
            <w:pPr>
              <w:spacing w:line="360" w:lineRule="auto"/>
              <w:rPr>
                <w:sz w:val="20"/>
                <w:szCs w:val="20"/>
              </w:rPr>
            </w:pPr>
            <w:r w:rsidRPr="003E680C">
              <w:rPr>
                <w:sz w:val="20"/>
                <w:szCs w:val="20"/>
              </w:rPr>
              <w:t>Int (11)</w:t>
            </w:r>
          </w:p>
        </w:tc>
        <w:tc>
          <w:tcPr>
            <w:tcW w:w="1134" w:type="dxa"/>
          </w:tcPr>
          <w:p w14:paraId="1C986752" w14:textId="2E66BD37" w:rsidR="003E750D" w:rsidRPr="003E680C" w:rsidRDefault="00246182" w:rsidP="00F91D1A">
            <w:pPr>
              <w:spacing w:line="360" w:lineRule="auto"/>
              <w:rPr>
                <w:sz w:val="20"/>
                <w:szCs w:val="20"/>
              </w:rPr>
            </w:pPr>
            <w:r w:rsidRPr="003E680C">
              <w:rPr>
                <w:sz w:val="20"/>
                <w:szCs w:val="20"/>
              </w:rPr>
              <w:t xml:space="preserve">No </w:t>
            </w:r>
          </w:p>
        </w:tc>
        <w:tc>
          <w:tcPr>
            <w:tcW w:w="3119" w:type="dxa"/>
          </w:tcPr>
          <w:p w14:paraId="1DC0845E" w14:textId="3675ADCA" w:rsidR="003E750D" w:rsidRPr="003E680C" w:rsidRDefault="00246182" w:rsidP="00F91D1A">
            <w:pPr>
              <w:spacing w:line="360" w:lineRule="auto"/>
              <w:rPr>
                <w:sz w:val="20"/>
                <w:szCs w:val="20"/>
              </w:rPr>
            </w:pPr>
            <w:r w:rsidRPr="003E680C">
              <w:rPr>
                <w:sz w:val="20"/>
                <w:szCs w:val="20"/>
              </w:rPr>
              <w:t>none</w:t>
            </w:r>
          </w:p>
        </w:tc>
      </w:tr>
      <w:tr w:rsidR="003E750D" w:rsidRPr="003E680C" w14:paraId="338C5561" w14:textId="77777777" w:rsidTr="003E680C">
        <w:trPr>
          <w:trHeight w:val="1323"/>
        </w:trPr>
        <w:tc>
          <w:tcPr>
            <w:tcW w:w="2093" w:type="dxa"/>
            <w:shd w:val="clear" w:color="auto" w:fill="auto"/>
          </w:tcPr>
          <w:p w14:paraId="4BDE2428" w14:textId="00182DCF" w:rsidR="003E750D" w:rsidRPr="003E680C" w:rsidRDefault="003E750D" w:rsidP="00F91D1A">
            <w:pPr>
              <w:spacing w:line="360" w:lineRule="auto"/>
              <w:rPr>
                <w:sz w:val="20"/>
                <w:szCs w:val="20"/>
              </w:rPr>
            </w:pPr>
            <w:r w:rsidRPr="003E680C">
              <w:rPr>
                <w:sz w:val="20"/>
                <w:szCs w:val="20"/>
              </w:rPr>
              <w:lastRenderedPageBreak/>
              <w:t>Alert</w:t>
            </w:r>
          </w:p>
        </w:tc>
        <w:tc>
          <w:tcPr>
            <w:tcW w:w="1984" w:type="dxa"/>
            <w:shd w:val="clear" w:color="auto" w:fill="auto"/>
          </w:tcPr>
          <w:p w14:paraId="49204E20" w14:textId="77777777" w:rsidR="003E750D" w:rsidRPr="003E680C" w:rsidRDefault="00663DA6" w:rsidP="00F91D1A">
            <w:pPr>
              <w:spacing w:line="360" w:lineRule="auto"/>
              <w:rPr>
                <w:sz w:val="20"/>
                <w:szCs w:val="20"/>
              </w:rPr>
            </w:pPr>
            <w:r w:rsidRPr="003E680C">
              <w:rPr>
                <w:sz w:val="20"/>
                <w:szCs w:val="20"/>
              </w:rPr>
              <w:t>alertId</w:t>
            </w:r>
          </w:p>
          <w:p w14:paraId="5C079A1B" w14:textId="2AAFE74F" w:rsidR="004A2F3D" w:rsidRPr="003E680C" w:rsidRDefault="004A2F3D" w:rsidP="00F91D1A">
            <w:pPr>
              <w:spacing w:line="360" w:lineRule="auto"/>
              <w:rPr>
                <w:sz w:val="20"/>
                <w:szCs w:val="20"/>
              </w:rPr>
            </w:pPr>
            <w:r w:rsidRPr="003E680C">
              <w:rPr>
                <w:sz w:val="20"/>
                <w:szCs w:val="20"/>
              </w:rPr>
              <w:t>alertType</w:t>
            </w:r>
          </w:p>
          <w:p w14:paraId="027AB29E" w14:textId="77777777" w:rsidR="00663DA6" w:rsidRPr="003E680C" w:rsidRDefault="00663DA6" w:rsidP="00F91D1A">
            <w:pPr>
              <w:spacing w:line="360" w:lineRule="auto"/>
              <w:rPr>
                <w:sz w:val="20"/>
                <w:szCs w:val="20"/>
              </w:rPr>
            </w:pPr>
            <w:r w:rsidRPr="003E680C">
              <w:rPr>
                <w:sz w:val="20"/>
                <w:szCs w:val="20"/>
              </w:rPr>
              <w:t>region</w:t>
            </w:r>
          </w:p>
          <w:p w14:paraId="241DFC08" w14:textId="77777777" w:rsidR="00663DA6" w:rsidRPr="003E680C" w:rsidRDefault="00663DA6" w:rsidP="00F91D1A">
            <w:pPr>
              <w:spacing w:line="360" w:lineRule="auto"/>
              <w:rPr>
                <w:sz w:val="20"/>
                <w:szCs w:val="20"/>
              </w:rPr>
            </w:pPr>
          </w:p>
        </w:tc>
        <w:tc>
          <w:tcPr>
            <w:tcW w:w="1843" w:type="dxa"/>
          </w:tcPr>
          <w:p w14:paraId="569C7D20" w14:textId="77777777" w:rsidR="003E750D" w:rsidRPr="003E680C" w:rsidRDefault="00246182" w:rsidP="00F91D1A">
            <w:pPr>
              <w:spacing w:line="360" w:lineRule="auto"/>
              <w:rPr>
                <w:sz w:val="20"/>
                <w:szCs w:val="20"/>
              </w:rPr>
            </w:pPr>
            <w:r w:rsidRPr="003E680C">
              <w:rPr>
                <w:sz w:val="20"/>
                <w:szCs w:val="20"/>
              </w:rPr>
              <w:t>Int (11)</w:t>
            </w:r>
          </w:p>
          <w:p w14:paraId="40508AF3" w14:textId="4A29D389" w:rsidR="00246182" w:rsidRPr="003E680C" w:rsidRDefault="00246182" w:rsidP="00F91D1A">
            <w:pPr>
              <w:spacing w:line="360" w:lineRule="auto"/>
              <w:rPr>
                <w:sz w:val="20"/>
                <w:szCs w:val="20"/>
              </w:rPr>
            </w:pPr>
            <w:r w:rsidRPr="003E680C">
              <w:rPr>
                <w:sz w:val="20"/>
                <w:szCs w:val="20"/>
              </w:rPr>
              <w:t>Varchar (30)</w:t>
            </w:r>
          </w:p>
          <w:p w14:paraId="2D5A8F28" w14:textId="64D8CF8C" w:rsidR="00246182" w:rsidRPr="003E680C" w:rsidRDefault="00246182" w:rsidP="00F91D1A">
            <w:pPr>
              <w:spacing w:line="360" w:lineRule="auto"/>
              <w:rPr>
                <w:sz w:val="20"/>
                <w:szCs w:val="20"/>
              </w:rPr>
            </w:pPr>
            <w:r w:rsidRPr="003E680C">
              <w:rPr>
                <w:sz w:val="20"/>
                <w:szCs w:val="20"/>
              </w:rPr>
              <w:t>Varchar (45)</w:t>
            </w:r>
          </w:p>
        </w:tc>
        <w:tc>
          <w:tcPr>
            <w:tcW w:w="1134" w:type="dxa"/>
          </w:tcPr>
          <w:p w14:paraId="4F855175" w14:textId="77777777" w:rsidR="003E750D" w:rsidRPr="003E680C" w:rsidRDefault="00246182" w:rsidP="00F91D1A">
            <w:pPr>
              <w:spacing w:line="360" w:lineRule="auto"/>
              <w:rPr>
                <w:sz w:val="20"/>
                <w:szCs w:val="20"/>
              </w:rPr>
            </w:pPr>
            <w:r w:rsidRPr="003E680C">
              <w:rPr>
                <w:sz w:val="20"/>
                <w:szCs w:val="20"/>
              </w:rPr>
              <w:t xml:space="preserve">No </w:t>
            </w:r>
          </w:p>
          <w:p w14:paraId="41A50C0E" w14:textId="77777777" w:rsidR="00246182" w:rsidRPr="003E680C" w:rsidRDefault="00246182" w:rsidP="00F91D1A">
            <w:pPr>
              <w:spacing w:line="360" w:lineRule="auto"/>
              <w:rPr>
                <w:sz w:val="20"/>
                <w:szCs w:val="20"/>
              </w:rPr>
            </w:pPr>
            <w:r w:rsidRPr="003E680C">
              <w:rPr>
                <w:sz w:val="20"/>
                <w:szCs w:val="20"/>
              </w:rPr>
              <w:t xml:space="preserve">No </w:t>
            </w:r>
          </w:p>
          <w:p w14:paraId="0632B99E" w14:textId="73CC5464" w:rsidR="00246182" w:rsidRPr="003E680C" w:rsidRDefault="00246182" w:rsidP="00F91D1A">
            <w:pPr>
              <w:spacing w:line="360" w:lineRule="auto"/>
              <w:rPr>
                <w:sz w:val="20"/>
                <w:szCs w:val="20"/>
              </w:rPr>
            </w:pPr>
            <w:r w:rsidRPr="003E680C">
              <w:rPr>
                <w:sz w:val="20"/>
                <w:szCs w:val="20"/>
              </w:rPr>
              <w:t>yes</w:t>
            </w:r>
          </w:p>
        </w:tc>
        <w:tc>
          <w:tcPr>
            <w:tcW w:w="3119" w:type="dxa"/>
          </w:tcPr>
          <w:p w14:paraId="6D143691" w14:textId="77777777" w:rsidR="003E750D" w:rsidRPr="003E680C" w:rsidRDefault="00246182" w:rsidP="00F91D1A">
            <w:pPr>
              <w:spacing w:line="360" w:lineRule="auto"/>
              <w:rPr>
                <w:sz w:val="20"/>
                <w:szCs w:val="20"/>
              </w:rPr>
            </w:pPr>
            <w:r w:rsidRPr="003E680C">
              <w:rPr>
                <w:sz w:val="20"/>
                <w:szCs w:val="20"/>
              </w:rPr>
              <w:t xml:space="preserve">None </w:t>
            </w:r>
          </w:p>
          <w:p w14:paraId="00CE8255" w14:textId="77777777" w:rsidR="00246182" w:rsidRPr="003E680C" w:rsidRDefault="00246182" w:rsidP="00F91D1A">
            <w:pPr>
              <w:spacing w:line="360" w:lineRule="auto"/>
              <w:rPr>
                <w:sz w:val="20"/>
                <w:szCs w:val="20"/>
              </w:rPr>
            </w:pPr>
            <w:r w:rsidRPr="003E680C">
              <w:rPr>
                <w:sz w:val="20"/>
                <w:szCs w:val="20"/>
              </w:rPr>
              <w:t xml:space="preserve">None </w:t>
            </w:r>
          </w:p>
          <w:p w14:paraId="63078BD5" w14:textId="3C25F884" w:rsidR="00246182" w:rsidRPr="003E680C" w:rsidRDefault="00246182" w:rsidP="00F91D1A">
            <w:pPr>
              <w:spacing w:line="360" w:lineRule="auto"/>
              <w:rPr>
                <w:sz w:val="20"/>
                <w:szCs w:val="20"/>
              </w:rPr>
            </w:pPr>
            <w:r w:rsidRPr="003E680C">
              <w:rPr>
                <w:sz w:val="20"/>
                <w:szCs w:val="20"/>
              </w:rPr>
              <w:t xml:space="preserve">Null </w:t>
            </w:r>
          </w:p>
        </w:tc>
      </w:tr>
      <w:tr w:rsidR="008423FD" w:rsidRPr="003E680C" w14:paraId="68720FD0" w14:textId="66144C36" w:rsidTr="003E680C">
        <w:tc>
          <w:tcPr>
            <w:tcW w:w="2093" w:type="dxa"/>
            <w:shd w:val="clear" w:color="auto" w:fill="auto"/>
          </w:tcPr>
          <w:p w14:paraId="403B248B" w14:textId="38230495" w:rsidR="00C97928" w:rsidRPr="003E680C" w:rsidRDefault="00F91D1A" w:rsidP="00F91D1A">
            <w:pPr>
              <w:spacing w:line="360" w:lineRule="auto"/>
              <w:rPr>
                <w:sz w:val="20"/>
                <w:szCs w:val="20"/>
              </w:rPr>
            </w:pPr>
            <w:r w:rsidRPr="003E680C">
              <w:rPr>
                <w:sz w:val="20"/>
                <w:szCs w:val="20"/>
              </w:rPr>
              <w:t>U</w:t>
            </w:r>
            <w:r w:rsidR="006C7082" w:rsidRPr="003E680C">
              <w:rPr>
                <w:sz w:val="20"/>
                <w:szCs w:val="20"/>
              </w:rPr>
              <w:t xml:space="preserve">ser </w:t>
            </w:r>
          </w:p>
        </w:tc>
        <w:tc>
          <w:tcPr>
            <w:tcW w:w="1984" w:type="dxa"/>
            <w:shd w:val="clear" w:color="auto" w:fill="auto"/>
          </w:tcPr>
          <w:p w14:paraId="740B454D" w14:textId="61986A9F" w:rsidR="00C97928" w:rsidRPr="003E680C" w:rsidRDefault="00653611" w:rsidP="00F91D1A">
            <w:pPr>
              <w:spacing w:line="360" w:lineRule="auto"/>
              <w:rPr>
                <w:sz w:val="20"/>
                <w:szCs w:val="20"/>
              </w:rPr>
            </w:pPr>
            <w:proofErr w:type="spellStart"/>
            <w:r w:rsidRPr="003E680C">
              <w:rPr>
                <w:sz w:val="20"/>
                <w:szCs w:val="20"/>
              </w:rPr>
              <w:t>user</w:t>
            </w:r>
            <w:r w:rsidR="00F91D1A" w:rsidRPr="003E680C">
              <w:rPr>
                <w:sz w:val="20"/>
                <w:szCs w:val="20"/>
              </w:rPr>
              <w:t>Id</w:t>
            </w:r>
            <w:proofErr w:type="spellEnd"/>
          </w:p>
          <w:p w14:paraId="37F5B6C9" w14:textId="6877F0A2" w:rsidR="00F91D1A" w:rsidRPr="003E680C" w:rsidRDefault="00F91D1A" w:rsidP="00F91D1A">
            <w:pPr>
              <w:spacing w:line="360" w:lineRule="auto"/>
              <w:rPr>
                <w:sz w:val="20"/>
                <w:szCs w:val="20"/>
              </w:rPr>
            </w:pPr>
            <w:r w:rsidRPr="003E680C">
              <w:rPr>
                <w:sz w:val="20"/>
                <w:szCs w:val="20"/>
              </w:rPr>
              <w:t>userType</w:t>
            </w:r>
          </w:p>
        </w:tc>
        <w:tc>
          <w:tcPr>
            <w:tcW w:w="1843" w:type="dxa"/>
          </w:tcPr>
          <w:p w14:paraId="53F8F046" w14:textId="77777777" w:rsidR="00C97928" w:rsidRPr="003E680C" w:rsidRDefault="00F91D1A" w:rsidP="00F91D1A">
            <w:pPr>
              <w:spacing w:line="360" w:lineRule="auto"/>
              <w:rPr>
                <w:sz w:val="20"/>
                <w:szCs w:val="20"/>
              </w:rPr>
            </w:pPr>
            <w:r w:rsidRPr="003E680C">
              <w:rPr>
                <w:sz w:val="20"/>
                <w:szCs w:val="20"/>
              </w:rPr>
              <w:t>Varchar (100)</w:t>
            </w:r>
          </w:p>
          <w:p w14:paraId="340BB0B0" w14:textId="2FAE61E6" w:rsidR="00F91D1A" w:rsidRPr="003E680C" w:rsidRDefault="00F91D1A" w:rsidP="00F91D1A">
            <w:pPr>
              <w:spacing w:line="360" w:lineRule="auto"/>
              <w:rPr>
                <w:b/>
                <w:sz w:val="20"/>
                <w:szCs w:val="20"/>
              </w:rPr>
            </w:pPr>
            <w:r w:rsidRPr="003E680C">
              <w:rPr>
                <w:sz w:val="20"/>
                <w:szCs w:val="20"/>
              </w:rPr>
              <w:t>Varchar (100)</w:t>
            </w:r>
          </w:p>
        </w:tc>
        <w:tc>
          <w:tcPr>
            <w:tcW w:w="1134" w:type="dxa"/>
          </w:tcPr>
          <w:p w14:paraId="5874DD33" w14:textId="1B420647" w:rsidR="00C97928" w:rsidRPr="003E680C" w:rsidRDefault="00ED0E80" w:rsidP="00F91D1A">
            <w:pPr>
              <w:spacing w:line="360" w:lineRule="auto"/>
              <w:rPr>
                <w:sz w:val="20"/>
                <w:szCs w:val="20"/>
              </w:rPr>
            </w:pPr>
            <w:r w:rsidRPr="003E680C">
              <w:rPr>
                <w:sz w:val="20"/>
                <w:szCs w:val="20"/>
              </w:rPr>
              <w:t>No</w:t>
            </w:r>
          </w:p>
          <w:p w14:paraId="35DC4BDB" w14:textId="1485168F" w:rsidR="00ED0E80" w:rsidRPr="003E680C" w:rsidRDefault="00ED0E80" w:rsidP="00F91D1A">
            <w:pPr>
              <w:spacing w:line="360" w:lineRule="auto"/>
              <w:rPr>
                <w:b/>
                <w:sz w:val="20"/>
                <w:szCs w:val="20"/>
              </w:rPr>
            </w:pPr>
            <w:r w:rsidRPr="003E680C">
              <w:rPr>
                <w:sz w:val="20"/>
                <w:szCs w:val="20"/>
              </w:rPr>
              <w:t>No</w:t>
            </w:r>
            <w:r w:rsidRPr="003E680C">
              <w:rPr>
                <w:b/>
                <w:sz w:val="20"/>
                <w:szCs w:val="20"/>
              </w:rPr>
              <w:t xml:space="preserve"> </w:t>
            </w:r>
          </w:p>
        </w:tc>
        <w:tc>
          <w:tcPr>
            <w:tcW w:w="3119" w:type="dxa"/>
          </w:tcPr>
          <w:p w14:paraId="7E45922A" w14:textId="273A0B4C" w:rsidR="00C97928" w:rsidRPr="003E680C" w:rsidRDefault="00C97928" w:rsidP="00F91D1A">
            <w:pPr>
              <w:spacing w:line="360" w:lineRule="auto"/>
              <w:rPr>
                <w:sz w:val="20"/>
                <w:szCs w:val="20"/>
              </w:rPr>
            </w:pPr>
          </w:p>
          <w:p w14:paraId="33BC90D4" w14:textId="018B7FAD" w:rsidR="00ED0E80" w:rsidRPr="003E680C" w:rsidRDefault="00ED0E80" w:rsidP="00F91D1A">
            <w:pPr>
              <w:spacing w:line="360" w:lineRule="auto"/>
              <w:rPr>
                <w:b/>
                <w:sz w:val="20"/>
                <w:szCs w:val="20"/>
              </w:rPr>
            </w:pPr>
            <w:r w:rsidRPr="003E680C">
              <w:rPr>
                <w:sz w:val="20"/>
                <w:szCs w:val="20"/>
              </w:rPr>
              <w:t xml:space="preserve"> </w:t>
            </w:r>
          </w:p>
        </w:tc>
      </w:tr>
    </w:tbl>
    <w:p w14:paraId="6697D850" w14:textId="77777777" w:rsidR="0088525B" w:rsidRDefault="0088525B" w:rsidP="00DE1CEB">
      <w:pPr>
        <w:spacing w:after="514" w:line="360" w:lineRule="auto"/>
        <w:ind w:left="360" w:firstLine="0"/>
      </w:pPr>
    </w:p>
    <w:p w14:paraId="6A525AE3" w14:textId="77777777" w:rsidR="0088525B" w:rsidRDefault="0088525B" w:rsidP="00DE1CEB">
      <w:pPr>
        <w:spacing w:after="514" w:line="360" w:lineRule="auto"/>
        <w:ind w:left="360" w:firstLine="0"/>
      </w:pPr>
    </w:p>
    <w:p w14:paraId="7475B0E5" w14:textId="77777777" w:rsidR="0088525B" w:rsidRDefault="0088525B" w:rsidP="00DE1CEB">
      <w:pPr>
        <w:spacing w:after="514" w:line="360" w:lineRule="auto"/>
        <w:ind w:left="360" w:firstLine="0"/>
      </w:pPr>
    </w:p>
    <w:p w14:paraId="621039C0" w14:textId="77777777" w:rsidR="0088525B" w:rsidRDefault="0088525B" w:rsidP="00DE1CEB">
      <w:pPr>
        <w:spacing w:after="514" w:line="360" w:lineRule="auto"/>
        <w:ind w:left="360" w:firstLine="0"/>
      </w:pPr>
    </w:p>
    <w:p w14:paraId="5A78E129" w14:textId="77777777" w:rsidR="00DA4B04" w:rsidRDefault="00DA4B04" w:rsidP="00DE1CEB">
      <w:pPr>
        <w:spacing w:after="514" w:line="360" w:lineRule="auto"/>
        <w:ind w:left="360" w:firstLine="0"/>
      </w:pPr>
    </w:p>
    <w:p w14:paraId="6A62B86F" w14:textId="77777777" w:rsidR="00DA4B04" w:rsidRDefault="00DA4B04" w:rsidP="00DE1CEB">
      <w:pPr>
        <w:spacing w:after="514" w:line="360" w:lineRule="auto"/>
        <w:ind w:left="360" w:firstLine="0"/>
      </w:pPr>
    </w:p>
    <w:p w14:paraId="065332F3" w14:textId="77777777" w:rsidR="000E7EC6" w:rsidRDefault="000E7EC6" w:rsidP="000E7EC6">
      <w:pPr>
        <w:spacing w:after="514" w:line="360" w:lineRule="auto"/>
        <w:ind w:left="0" w:firstLine="0"/>
      </w:pPr>
    </w:p>
    <w:p w14:paraId="791B16CE" w14:textId="77777777" w:rsidR="0051467A" w:rsidRDefault="0051467A" w:rsidP="0051467A"/>
    <w:p w14:paraId="624CB201" w14:textId="77777777" w:rsidR="0088525B" w:rsidRDefault="0088525B" w:rsidP="0051467A"/>
    <w:p w14:paraId="562272D3" w14:textId="44835A68" w:rsidR="0047625F" w:rsidRPr="0047625F" w:rsidRDefault="0047625F" w:rsidP="00E30660">
      <w:pPr>
        <w:pStyle w:val="Caption"/>
        <w:keepNext/>
        <w:ind w:left="0" w:firstLine="0"/>
        <w:rPr>
          <w:i w:val="0"/>
          <w:sz w:val="24"/>
          <w:szCs w:val="24"/>
        </w:rPr>
      </w:pPr>
      <w:bookmarkStart w:id="25" w:name="_GoBack"/>
      <w:bookmarkEnd w:id="25"/>
    </w:p>
    <w:p w14:paraId="7E67A87C" w14:textId="77777777" w:rsidR="008C2F5B" w:rsidRPr="00F33328" w:rsidRDefault="0026760F" w:rsidP="00F33328">
      <w:pPr>
        <w:pStyle w:val="Heading1"/>
        <w:spacing w:after="321" w:line="360" w:lineRule="auto"/>
        <w:ind w:left="345" w:hanging="360"/>
        <w:jc w:val="both"/>
        <w:rPr>
          <w:rFonts w:ascii="Times New Roman" w:hAnsi="Times New Roman" w:cs="Times New Roman"/>
          <w:sz w:val="28"/>
          <w:szCs w:val="28"/>
        </w:rPr>
      </w:pPr>
      <w:bookmarkStart w:id="26" w:name="_Toc509850868"/>
      <w:r w:rsidRPr="00F33328">
        <w:rPr>
          <w:rFonts w:ascii="Times New Roman" w:hAnsi="Times New Roman" w:cs="Times New Roman"/>
          <w:sz w:val="28"/>
          <w:szCs w:val="28"/>
        </w:rPr>
        <w:t>COMPONENT DESIGN</w:t>
      </w:r>
      <w:r w:rsidR="00FC7F1E" w:rsidRPr="00F33328">
        <w:rPr>
          <w:rFonts w:ascii="Times New Roman" w:hAnsi="Times New Roman" w:cs="Times New Roman"/>
          <w:sz w:val="28"/>
          <w:szCs w:val="28"/>
        </w:rPr>
        <w:t>.</w:t>
      </w:r>
      <w:bookmarkEnd w:id="26"/>
    </w:p>
    <w:p w14:paraId="69B7868B" w14:textId="1177B5EC" w:rsidR="00B93014" w:rsidRPr="00653606" w:rsidRDefault="004C2BC5" w:rsidP="00A7292B">
      <w:pPr>
        <w:pStyle w:val="Heading2"/>
        <w:spacing w:line="360" w:lineRule="auto"/>
        <w:ind w:left="887" w:hanging="542"/>
        <w:jc w:val="both"/>
        <w:rPr>
          <w:rFonts w:ascii="Times New Roman" w:hAnsi="Times New Roman" w:cs="Times New Roman"/>
          <w:sz w:val="24"/>
          <w:szCs w:val="24"/>
        </w:rPr>
      </w:pPr>
      <w:bookmarkStart w:id="27" w:name="_Toc509850869"/>
      <w:r w:rsidRPr="00653606">
        <w:rPr>
          <w:rFonts w:ascii="Times New Roman" w:hAnsi="Times New Roman" w:cs="Times New Roman"/>
          <w:sz w:val="24"/>
          <w:szCs w:val="24"/>
        </w:rPr>
        <w:t xml:space="preserve">The Login </w:t>
      </w:r>
      <w:r w:rsidR="00137FA1">
        <w:rPr>
          <w:rFonts w:ascii="Times New Roman" w:hAnsi="Times New Roman" w:cs="Times New Roman"/>
          <w:sz w:val="24"/>
          <w:szCs w:val="24"/>
        </w:rPr>
        <w:t>c</w:t>
      </w:r>
      <w:r w:rsidRPr="00653606">
        <w:rPr>
          <w:rFonts w:ascii="Times New Roman" w:hAnsi="Times New Roman" w:cs="Times New Roman"/>
          <w:sz w:val="24"/>
          <w:szCs w:val="24"/>
        </w:rPr>
        <w:t>omponent.</w:t>
      </w:r>
      <w:bookmarkEnd w:id="27"/>
    </w:p>
    <w:p w14:paraId="40B1791C" w14:textId="77777777" w:rsidR="001C722B" w:rsidRDefault="004C2BC5" w:rsidP="001C722B">
      <w:pPr>
        <w:keepNext/>
        <w:spacing w:after="553" w:line="360" w:lineRule="auto"/>
        <w:ind w:left="10"/>
      </w:pPr>
      <w:r w:rsidRPr="004C2BC5">
        <w:rPr>
          <w:noProof/>
          <w:lang w:val="en-US" w:eastAsia="en-US"/>
        </w:rPr>
        <w:drawing>
          <wp:inline distT="0" distB="0" distL="0" distR="0" wp14:anchorId="754AD7C9" wp14:editId="7E5BD243">
            <wp:extent cx="5673844" cy="4985359"/>
            <wp:effectExtent l="0" t="0" r="3175" b="6350"/>
            <wp:docPr id="1" name="Picture 1" descr="C:\Users\konde\Desktop\YEAR4SEM2\PROJEC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de\Desktop\YEAR4SEM2\PROJECT\log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9722" cy="4990524"/>
                    </a:xfrm>
                    <a:prstGeom prst="rect">
                      <a:avLst/>
                    </a:prstGeom>
                    <a:noFill/>
                    <a:ln>
                      <a:noFill/>
                    </a:ln>
                  </pic:spPr>
                </pic:pic>
              </a:graphicData>
            </a:graphic>
          </wp:inline>
        </w:drawing>
      </w:r>
    </w:p>
    <w:p w14:paraId="737FEF40" w14:textId="318C784C" w:rsidR="004C2BC5" w:rsidRPr="001C722B" w:rsidRDefault="001C722B" w:rsidP="001C722B">
      <w:pPr>
        <w:pStyle w:val="Caption"/>
        <w:rPr>
          <w:i w:val="0"/>
          <w:sz w:val="24"/>
          <w:szCs w:val="24"/>
        </w:rPr>
      </w:pPr>
      <w:bookmarkStart w:id="28" w:name="_Toc509850893"/>
      <w:r w:rsidRPr="001C722B">
        <w:rPr>
          <w:i w:val="0"/>
          <w:sz w:val="24"/>
          <w:szCs w:val="24"/>
        </w:rPr>
        <w:t xml:space="preserve">Figure </w:t>
      </w:r>
      <w:r w:rsidR="006B2B7D">
        <w:rPr>
          <w:i w:val="0"/>
          <w:sz w:val="24"/>
          <w:szCs w:val="24"/>
        </w:rPr>
        <w:fldChar w:fldCharType="begin"/>
      </w:r>
      <w:r w:rsidR="006B2B7D">
        <w:rPr>
          <w:i w:val="0"/>
          <w:sz w:val="24"/>
          <w:szCs w:val="24"/>
        </w:rPr>
        <w:instrText xml:space="preserve"> STYLEREF 1 \s </w:instrText>
      </w:r>
      <w:r w:rsidR="006B2B7D">
        <w:rPr>
          <w:i w:val="0"/>
          <w:sz w:val="24"/>
          <w:szCs w:val="24"/>
        </w:rPr>
        <w:fldChar w:fldCharType="separate"/>
      </w:r>
      <w:r w:rsidR="000C143B">
        <w:rPr>
          <w:i w:val="0"/>
          <w:noProof/>
          <w:sz w:val="24"/>
          <w:szCs w:val="24"/>
        </w:rPr>
        <w:t>5</w:t>
      </w:r>
      <w:r w:rsidR="006B2B7D">
        <w:rPr>
          <w:i w:val="0"/>
          <w:sz w:val="24"/>
          <w:szCs w:val="24"/>
        </w:rPr>
        <w:fldChar w:fldCharType="end"/>
      </w:r>
      <w:r w:rsidR="006B2B7D">
        <w:rPr>
          <w:i w:val="0"/>
          <w:sz w:val="24"/>
          <w:szCs w:val="24"/>
        </w:rPr>
        <w:t>.</w:t>
      </w:r>
      <w:r w:rsidR="006B2B7D">
        <w:rPr>
          <w:i w:val="0"/>
          <w:sz w:val="24"/>
          <w:szCs w:val="24"/>
        </w:rPr>
        <w:fldChar w:fldCharType="begin"/>
      </w:r>
      <w:r w:rsidR="006B2B7D">
        <w:rPr>
          <w:i w:val="0"/>
          <w:sz w:val="24"/>
          <w:szCs w:val="24"/>
        </w:rPr>
        <w:instrText xml:space="preserve"> SEQ Figure \* ARABIC \s 1 </w:instrText>
      </w:r>
      <w:r w:rsidR="006B2B7D">
        <w:rPr>
          <w:i w:val="0"/>
          <w:sz w:val="24"/>
          <w:szCs w:val="24"/>
        </w:rPr>
        <w:fldChar w:fldCharType="separate"/>
      </w:r>
      <w:r w:rsidR="006B2B7D">
        <w:rPr>
          <w:i w:val="0"/>
          <w:noProof/>
          <w:sz w:val="24"/>
          <w:szCs w:val="24"/>
        </w:rPr>
        <w:t>1</w:t>
      </w:r>
      <w:r w:rsidR="006B2B7D">
        <w:rPr>
          <w:i w:val="0"/>
          <w:sz w:val="24"/>
          <w:szCs w:val="24"/>
        </w:rPr>
        <w:fldChar w:fldCharType="end"/>
      </w:r>
      <w:r w:rsidRPr="001C722B">
        <w:rPr>
          <w:i w:val="0"/>
          <w:sz w:val="24"/>
          <w:szCs w:val="24"/>
        </w:rPr>
        <w:t>: Sequence Diagram for Login</w:t>
      </w:r>
      <w:bookmarkEnd w:id="28"/>
    </w:p>
    <w:p w14:paraId="3F218738" w14:textId="77777777" w:rsidR="00AE51C3" w:rsidRDefault="00AE51C3" w:rsidP="009820FD">
      <w:pPr>
        <w:spacing w:after="553" w:line="360" w:lineRule="auto"/>
        <w:ind w:left="0" w:firstLine="0"/>
      </w:pPr>
    </w:p>
    <w:p w14:paraId="044D387A" w14:textId="3F0E660B" w:rsidR="00AE51C3" w:rsidRPr="00653606" w:rsidRDefault="004242BA" w:rsidP="00AE51C3">
      <w:pPr>
        <w:pStyle w:val="Heading2"/>
        <w:spacing w:line="360" w:lineRule="auto"/>
        <w:ind w:left="887" w:hanging="542"/>
        <w:jc w:val="both"/>
        <w:rPr>
          <w:rFonts w:ascii="Times New Roman" w:hAnsi="Times New Roman" w:cs="Times New Roman"/>
          <w:sz w:val="24"/>
          <w:szCs w:val="24"/>
        </w:rPr>
      </w:pPr>
      <w:bookmarkStart w:id="29" w:name="_Toc509850870"/>
      <w:r w:rsidRPr="00653606">
        <w:rPr>
          <w:rFonts w:ascii="Times New Roman" w:hAnsi="Times New Roman" w:cs="Times New Roman"/>
          <w:sz w:val="24"/>
          <w:szCs w:val="24"/>
        </w:rPr>
        <w:lastRenderedPageBreak/>
        <w:t>View</w:t>
      </w:r>
      <w:r w:rsidR="00AE51C3" w:rsidRPr="00653606">
        <w:rPr>
          <w:rFonts w:ascii="Times New Roman" w:hAnsi="Times New Roman" w:cs="Times New Roman"/>
          <w:sz w:val="24"/>
          <w:szCs w:val="24"/>
        </w:rPr>
        <w:t xml:space="preserve"> Forecast </w:t>
      </w:r>
      <w:r w:rsidR="00137FA1">
        <w:rPr>
          <w:rFonts w:ascii="Times New Roman" w:hAnsi="Times New Roman" w:cs="Times New Roman"/>
          <w:sz w:val="24"/>
          <w:szCs w:val="24"/>
        </w:rPr>
        <w:t>c</w:t>
      </w:r>
      <w:r w:rsidR="00AE51C3" w:rsidRPr="00653606">
        <w:rPr>
          <w:rFonts w:ascii="Times New Roman" w:hAnsi="Times New Roman" w:cs="Times New Roman"/>
          <w:sz w:val="24"/>
          <w:szCs w:val="24"/>
        </w:rPr>
        <w:t>omponent</w:t>
      </w:r>
      <w:bookmarkEnd w:id="29"/>
    </w:p>
    <w:p w14:paraId="217C5E97" w14:textId="77777777" w:rsidR="00AE51C3" w:rsidRDefault="00AE51C3" w:rsidP="00AE51C3">
      <w:pPr>
        <w:keepNext/>
        <w:spacing w:after="553" w:line="360" w:lineRule="auto"/>
        <w:ind w:left="10"/>
      </w:pPr>
      <w:r w:rsidRPr="00AE51C3">
        <w:rPr>
          <w:noProof/>
          <w:lang w:val="en-US" w:eastAsia="en-US"/>
        </w:rPr>
        <w:drawing>
          <wp:inline distT="0" distB="0" distL="0" distR="0" wp14:anchorId="1EDAD0DB" wp14:editId="239E4449">
            <wp:extent cx="5945147" cy="3505200"/>
            <wp:effectExtent l="0" t="0" r="0" b="0"/>
            <wp:docPr id="23" name="Picture 23" descr="C:\Users\konde\Desktop\YEAR4SEM2\PROJECT\displayfore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de\Desktop\YEAR4SEM2\PROJECT\displayforeca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8079" cy="3506929"/>
                    </a:xfrm>
                    <a:prstGeom prst="rect">
                      <a:avLst/>
                    </a:prstGeom>
                    <a:noFill/>
                    <a:ln>
                      <a:noFill/>
                    </a:ln>
                  </pic:spPr>
                </pic:pic>
              </a:graphicData>
            </a:graphic>
          </wp:inline>
        </w:drawing>
      </w:r>
    </w:p>
    <w:p w14:paraId="3B457829" w14:textId="7DE8D82E" w:rsidR="00AE51C3" w:rsidRPr="00AE51C3" w:rsidRDefault="00AE51C3" w:rsidP="00AE51C3">
      <w:pPr>
        <w:pStyle w:val="Caption"/>
        <w:rPr>
          <w:i w:val="0"/>
          <w:sz w:val="24"/>
          <w:szCs w:val="24"/>
        </w:rPr>
      </w:pPr>
      <w:bookmarkStart w:id="30" w:name="_Toc509850894"/>
      <w:r w:rsidRPr="00AE51C3">
        <w:rPr>
          <w:i w:val="0"/>
          <w:sz w:val="24"/>
          <w:szCs w:val="24"/>
        </w:rPr>
        <w:t xml:space="preserve">Figure </w:t>
      </w:r>
      <w:r w:rsidR="006B2B7D">
        <w:rPr>
          <w:i w:val="0"/>
          <w:sz w:val="24"/>
          <w:szCs w:val="24"/>
        </w:rPr>
        <w:fldChar w:fldCharType="begin"/>
      </w:r>
      <w:r w:rsidR="006B2B7D">
        <w:rPr>
          <w:i w:val="0"/>
          <w:sz w:val="24"/>
          <w:szCs w:val="24"/>
        </w:rPr>
        <w:instrText xml:space="preserve"> STYLEREF 1 \s </w:instrText>
      </w:r>
      <w:r w:rsidR="006B2B7D">
        <w:rPr>
          <w:i w:val="0"/>
          <w:sz w:val="24"/>
          <w:szCs w:val="24"/>
        </w:rPr>
        <w:fldChar w:fldCharType="separate"/>
      </w:r>
      <w:r w:rsidR="000C143B">
        <w:rPr>
          <w:i w:val="0"/>
          <w:noProof/>
          <w:sz w:val="24"/>
          <w:szCs w:val="24"/>
        </w:rPr>
        <w:t>5</w:t>
      </w:r>
      <w:r w:rsidR="006B2B7D">
        <w:rPr>
          <w:i w:val="0"/>
          <w:sz w:val="24"/>
          <w:szCs w:val="24"/>
        </w:rPr>
        <w:fldChar w:fldCharType="end"/>
      </w:r>
      <w:r w:rsidR="006B2B7D">
        <w:rPr>
          <w:i w:val="0"/>
          <w:sz w:val="24"/>
          <w:szCs w:val="24"/>
        </w:rPr>
        <w:t>.</w:t>
      </w:r>
      <w:r w:rsidR="006B2B7D">
        <w:rPr>
          <w:i w:val="0"/>
          <w:sz w:val="24"/>
          <w:szCs w:val="24"/>
        </w:rPr>
        <w:fldChar w:fldCharType="begin"/>
      </w:r>
      <w:r w:rsidR="006B2B7D">
        <w:rPr>
          <w:i w:val="0"/>
          <w:sz w:val="24"/>
          <w:szCs w:val="24"/>
        </w:rPr>
        <w:instrText xml:space="preserve"> SEQ Figure \* ARABIC \s 1 </w:instrText>
      </w:r>
      <w:r w:rsidR="006B2B7D">
        <w:rPr>
          <w:i w:val="0"/>
          <w:sz w:val="24"/>
          <w:szCs w:val="24"/>
        </w:rPr>
        <w:fldChar w:fldCharType="separate"/>
      </w:r>
      <w:r w:rsidR="006B2B7D">
        <w:rPr>
          <w:i w:val="0"/>
          <w:noProof/>
          <w:sz w:val="24"/>
          <w:szCs w:val="24"/>
        </w:rPr>
        <w:t>2</w:t>
      </w:r>
      <w:r w:rsidR="006B2B7D">
        <w:rPr>
          <w:i w:val="0"/>
          <w:sz w:val="24"/>
          <w:szCs w:val="24"/>
        </w:rPr>
        <w:fldChar w:fldCharType="end"/>
      </w:r>
      <w:r w:rsidRPr="00AE51C3">
        <w:rPr>
          <w:i w:val="0"/>
          <w:sz w:val="24"/>
          <w:szCs w:val="24"/>
        </w:rPr>
        <w:t xml:space="preserve">: </w:t>
      </w:r>
      <w:r w:rsidR="004242BA">
        <w:rPr>
          <w:i w:val="0"/>
          <w:sz w:val="24"/>
          <w:szCs w:val="24"/>
        </w:rPr>
        <w:t xml:space="preserve">View </w:t>
      </w:r>
      <w:r w:rsidR="004242BA" w:rsidRPr="00AE51C3">
        <w:rPr>
          <w:i w:val="0"/>
          <w:sz w:val="24"/>
          <w:szCs w:val="24"/>
        </w:rPr>
        <w:t>Forecast</w:t>
      </w:r>
      <w:r w:rsidRPr="00AE51C3">
        <w:rPr>
          <w:i w:val="0"/>
          <w:sz w:val="24"/>
          <w:szCs w:val="24"/>
        </w:rPr>
        <w:t xml:space="preserve"> component</w:t>
      </w:r>
      <w:bookmarkEnd w:id="30"/>
    </w:p>
    <w:p w14:paraId="731F844C" w14:textId="77777777" w:rsidR="00AE51C3" w:rsidRDefault="00AE51C3" w:rsidP="001E1EF8">
      <w:pPr>
        <w:spacing w:after="553" w:line="360" w:lineRule="auto"/>
        <w:ind w:left="10"/>
      </w:pPr>
    </w:p>
    <w:p w14:paraId="1B235BC9" w14:textId="77777777" w:rsidR="00AE51C3" w:rsidRDefault="00AE51C3" w:rsidP="001E1EF8">
      <w:pPr>
        <w:spacing w:after="553" w:line="360" w:lineRule="auto"/>
        <w:ind w:left="10"/>
      </w:pPr>
    </w:p>
    <w:p w14:paraId="3684F162" w14:textId="77777777" w:rsidR="00AE51C3" w:rsidRDefault="00AE51C3" w:rsidP="001E1EF8">
      <w:pPr>
        <w:spacing w:after="553" w:line="360" w:lineRule="auto"/>
        <w:ind w:left="10"/>
      </w:pPr>
    </w:p>
    <w:p w14:paraId="252CFB65" w14:textId="77777777" w:rsidR="00AE51C3" w:rsidRDefault="00AE51C3" w:rsidP="001E1EF8">
      <w:pPr>
        <w:spacing w:after="553" w:line="360" w:lineRule="auto"/>
        <w:ind w:left="10"/>
      </w:pPr>
    </w:p>
    <w:p w14:paraId="41D04611" w14:textId="77777777" w:rsidR="00B93014" w:rsidRDefault="00B93014" w:rsidP="004242BA">
      <w:pPr>
        <w:spacing w:after="553" w:line="360" w:lineRule="auto"/>
        <w:ind w:left="0" w:firstLine="0"/>
      </w:pPr>
    </w:p>
    <w:p w14:paraId="6E1CDA9B" w14:textId="51661941" w:rsidR="00B93014" w:rsidRPr="00653606" w:rsidRDefault="00A7292B" w:rsidP="00A7292B">
      <w:pPr>
        <w:pStyle w:val="Heading2"/>
        <w:spacing w:line="360" w:lineRule="auto"/>
        <w:ind w:left="887" w:hanging="542"/>
        <w:jc w:val="both"/>
        <w:rPr>
          <w:rFonts w:ascii="Times New Roman" w:hAnsi="Times New Roman" w:cs="Times New Roman"/>
          <w:sz w:val="24"/>
          <w:szCs w:val="24"/>
        </w:rPr>
      </w:pPr>
      <w:bookmarkStart w:id="31" w:name="_Toc509850871"/>
      <w:r w:rsidRPr="00653606">
        <w:rPr>
          <w:rFonts w:ascii="Times New Roman" w:hAnsi="Times New Roman" w:cs="Times New Roman"/>
          <w:sz w:val="24"/>
          <w:szCs w:val="24"/>
        </w:rPr>
        <w:lastRenderedPageBreak/>
        <w:t xml:space="preserve">Create Advisory </w:t>
      </w:r>
      <w:r w:rsidR="00137FA1">
        <w:rPr>
          <w:rFonts w:ascii="Times New Roman" w:hAnsi="Times New Roman" w:cs="Times New Roman"/>
          <w:sz w:val="24"/>
          <w:szCs w:val="24"/>
        </w:rPr>
        <w:t>c</w:t>
      </w:r>
      <w:r w:rsidRPr="00653606">
        <w:rPr>
          <w:rFonts w:ascii="Times New Roman" w:hAnsi="Times New Roman" w:cs="Times New Roman"/>
          <w:sz w:val="24"/>
          <w:szCs w:val="24"/>
        </w:rPr>
        <w:t>omponent.</w:t>
      </w:r>
      <w:bookmarkEnd w:id="31"/>
    </w:p>
    <w:p w14:paraId="63FB63BE" w14:textId="77777777" w:rsidR="00A7292B" w:rsidRDefault="00A7292B" w:rsidP="00A7292B">
      <w:pPr>
        <w:keepNext/>
      </w:pPr>
      <w:r w:rsidRPr="00A7292B">
        <w:rPr>
          <w:noProof/>
          <w:lang w:val="en-US" w:eastAsia="en-US"/>
        </w:rPr>
        <w:drawing>
          <wp:inline distT="0" distB="0" distL="0" distR="0" wp14:anchorId="35F9FAAB" wp14:editId="09AE6663">
            <wp:extent cx="5944825" cy="4947781"/>
            <wp:effectExtent l="0" t="0" r="0" b="5715"/>
            <wp:docPr id="14" name="Picture 14" descr="C:\Users\konde\Desktop\YEAR4SEM2\PROJECT\Advis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de\Desktop\YEAR4SEM2\PROJECT\Advisor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2318" cy="4954018"/>
                    </a:xfrm>
                    <a:prstGeom prst="rect">
                      <a:avLst/>
                    </a:prstGeom>
                    <a:noFill/>
                    <a:ln>
                      <a:noFill/>
                    </a:ln>
                  </pic:spPr>
                </pic:pic>
              </a:graphicData>
            </a:graphic>
          </wp:inline>
        </w:drawing>
      </w:r>
    </w:p>
    <w:p w14:paraId="3E2E5E8B" w14:textId="64786550" w:rsidR="00A7292B" w:rsidRPr="00A7292B" w:rsidRDefault="00A7292B" w:rsidP="00A7292B">
      <w:pPr>
        <w:pStyle w:val="Caption"/>
        <w:rPr>
          <w:i w:val="0"/>
          <w:sz w:val="24"/>
          <w:szCs w:val="24"/>
        </w:rPr>
      </w:pPr>
      <w:bookmarkStart w:id="32" w:name="_Toc509850895"/>
      <w:r w:rsidRPr="00A7292B">
        <w:rPr>
          <w:i w:val="0"/>
          <w:sz w:val="24"/>
          <w:szCs w:val="24"/>
        </w:rPr>
        <w:t xml:space="preserve">Figure </w:t>
      </w:r>
      <w:r w:rsidR="006B2B7D">
        <w:rPr>
          <w:i w:val="0"/>
          <w:sz w:val="24"/>
          <w:szCs w:val="24"/>
        </w:rPr>
        <w:fldChar w:fldCharType="begin"/>
      </w:r>
      <w:r w:rsidR="006B2B7D">
        <w:rPr>
          <w:i w:val="0"/>
          <w:sz w:val="24"/>
          <w:szCs w:val="24"/>
        </w:rPr>
        <w:instrText xml:space="preserve"> STYLEREF 1 \s </w:instrText>
      </w:r>
      <w:r w:rsidR="006B2B7D">
        <w:rPr>
          <w:i w:val="0"/>
          <w:sz w:val="24"/>
          <w:szCs w:val="24"/>
        </w:rPr>
        <w:fldChar w:fldCharType="separate"/>
      </w:r>
      <w:r w:rsidR="000C143B">
        <w:rPr>
          <w:i w:val="0"/>
          <w:noProof/>
          <w:sz w:val="24"/>
          <w:szCs w:val="24"/>
        </w:rPr>
        <w:t>5</w:t>
      </w:r>
      <w:r w:rsidR="006B2B7D">
        <w:rPr>
          <w:i w:val="0"/>
          <w:sz w:val="24"/>
          <w:szCs w:val="24"/>
        </w:rPr>
        <w:fldChar w:fldCharType="end"/>
      </w:r>
      <w:r w:rsidR="006B2B7D">
        <w:rPr>
          <w:i w:val="0"/>
          <w:sz w:val="24"/>
          <w:szCs w:val="24"/>
        </w:rPr>
        <w:t>.</w:t>
      </w:r>
      <w:r w:rsidR="006B2B7D">
        <w:rPr>
          <w:i w:val="0"/>
          <w:sz w:val="24"/>
          <w:szCs w:val="24"/>
        </w:rPr>
        <w:fldChar w:fldCharType="begin"/>
      </w:r>
      <w:r w:rsidR="006B2B7D">
        <w:rPr>
          <w:i w:val="0"/>
          <w:sz w:val="24"/>
          <w:szCs w:val="24"/>
        </w:rPr>
        <w:instrText xml:space="preserve"> SEQ Figure \* ARABIC \s 1 </w:instrText>
      </w:r>
      <w:r w:rsidR="006B2B7D">
        <w:rPr>
          <w:i w:val="0"/>
          <w:sz w:val="24"/>
          <w:szCs w:val="24"/>
        </w:rPr>
        <w:fldChar w:fldCharType="separate"/>
      </w:r>
      <w:r w:rsidR="006B2B7D">
        <w:rPr>
          <w:i w:val="0"/>
          <w:noProof/>
          <w:sz w:val="24"/>
          <w:szCs w:val="24"/>
        </w:rPr>
        <w:t>3</w:t>
      </w:r>
      <w:r w:rsidR="006B2B7D">
        <w:rPr>
          <w:i w:val="0"/>
          <w:sz w:val="24"/>
          <w:szCs w:val="24"/>
        </w:rPr>
        <w:fldChar w:fldCharType="end"/>
      </w:r>
      <w:r w:rsidRPr="00A7292B">
        <w:rPr>
          <w:i w:val="0"/>
          <w:sz w:val="24"/>
          <w:szCs w:val="24"/>
        </w:rPr>
        <w:t>: Sequence Diagram for Create Advisory component</w:t>
      </w:r>
      <w:bookmarkEnd w:id="32"/>
    </w:p>
    <w:p w14:paraId="13EDD144" w14:textId="77777777" w:rsidR="001C722B" w:rsidRDefault="001C722B" w:rsidP="001E1EF8">
      <w:pPr>
        <w:spacing w:after="553" w:line="360" w:lineRule="auto"/>
        <w:ind w:left="10"/>
      </w:pPr>
    </w:p>
    <w:p w14:paraId="0236CCE2" w14:textId="77777777" w:rsidR="001C722B" w:rsidRDefault="001C722B" w:rsidP="00B653C4">
      <w:pPr>
        <w:spacing w:after="553" w:line="360" w:lineRule="auto"/>
        <w:ind w:left="0" w:firstLine="0"/>
      </w:pPr>
    </w:p>
    <w:p w14:paraId="7B3A4EE8" w14:textId="77777777" w:rsidR="007E17D2" w:rsidRDefault="007E17D2" w:rsidP="00B653C4">
      <w:pPr>
        <w:spacing w:after="553" w:line="360" w:lineRule="auto"/>
        <w:ind w:left="0" w:firstLine="0"/>
      </w:pPr>
    </w:p>
    <w:p w14:paraId="0B5EB8F8" w14:textId="3D085390" w:rsidR="001C722B" w:rsidRPr="00653606" w:rsidRDefault="00C2538A" w:rsidP="00C2538A">
      <w:pPr>
        <w:pStyle w:val="Heading2"/>
        <w:spacing w:line="360" w:lineRule="auto"/>
        <w:ind w:left="887" w:hanging="542"/>
        <w:jc w:val="both"/>
        <w:rPr>
          <w:rFonts w:ascii="Times New Roman" w:hAnsi="Times New Roman" w:cs="Times New Roman"/>
          <w:sz w:val="24"/>
          <w:szCs w:val="24"/>
        </w:rPr>
      </w:pPr>
      <w:bookmarkStart w:id="33" w:name="_Toc509850872"/>
      <w:r w:rsidRPr="00653606">
        <w:rPr>
          <w:rFonts w:ascii="Times New Roman" w:hAnsi="Times New Roman" w:cs="Times New Roman"/>
          <w:sz w:val="24"/>
          <w:szCs w:val="24"/>
        </w:rPr>
        <w:lastRenderedPageBreak/>
        <w:t xml:space="preserve">View Advisory </w:t>
      </w:r>
      <w:r w:rsidR="00137FA1">
        <w:rPr>
          <w:rFonts w:ascii="Times New Roman" w:hAnsi="Times New Roman" w:cs="Times New Roman"/>
          <w:sz w:val="24"/>
          <w:szCs w:val="24"/>
        </w:rPr>
        <w:t>c</w:t>
      </w:r>
      <w:r w:rsidRPr="00653606">
        <w:rPr>
          <w:rFonts w:ascii="Times New Roman" w:hAnsi="Times New Roman" w:cs="Times New Roman"/>
          <w:sz w:val="24"/>
          <w:szCs w:val="24"/>
        </w:rPr>
        <w:t>omponent</w:t>
      </w:r>
      <w:bookmarkEnd w:id="33"/>
    </w:p>
    <w:p w14:paraId="4BEAC4C8" w14:textId="77777777" w:rsidR="001C722B" w:rsidRDefault="001C722B" w:rsidP="005B098A">
      <w:pPr>
        <w:spacing w:after="553" w:line="360" w:lineRule="auto"/>
        <w:ind w:left="0" w:firstLine="0"/>
      </w:pPr>
    </w:p>
    <w:p w14:paraId="088C1074" w14:textId="3002AB52" w:rsidR="005B098A" w:rsidRDefault="0061452B" w:rsidP="005B098A">
      <w:pPr>
        <w:keepNext/>
        <w:spacing w:after="553" w:line="360" w:lineRule="auto"/>
        <w:ind w:left="10"/>
      </w:pPr>
      <w:r w:rsidRPr="0061452B">
        <w:rPr>
          <w:noProof/>
          <w:lang w:val="en-US" w:eastAsia="en-US"/>
        </w:rPr>
        <w:drawing>
          <wp:inline distT="0" distB="0" distL="0" distR="0" wp14:anchorId="31CF899D" wp14:editId="029A8A7B">
            <wp:extent cx="5946140" cy="3207142"/>
            <wp:effectExtent l="0" t="0" r="0" b="0"/>
            <wp:docPr id="21" name="Picture 21" descr="C:\Users\konde\Desktop\YEAR4SEM2\PROJECT\viewAdvis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de\Desktop\YEAR4SEM2\PROJECT\viewAdvisor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140" cy="3207142"/>
                    </a:xfrm>
                    <a:prstGeom prst="rect">
                      <a:avLst/>
                    </a:prstGeom>
                    <a:noFill/>
                    <a:ln>
                      <a:noFill/>
                    </a:ln>
                  </pic:spPr>
                </pic:pic>
              </a:graphicData>
            </a:graphic>
          </wp:inline>
        </w:drawing>
      </w:r>
    </w:p>
    <w:p w14:paraId="005FFA9A" w14:textId="5A923E2B" w:rsidR="00B93014" w:rsidRPr="005B098A" w:rsidRDefault="005B098A" w:rsidP="005B098A">
      <w:pPr>
        <w:pStyle w:val="Caption"/>
        <w:rPr>
          <w:i w:val="0"/>
          <w:sz w:val="24"/>
          <w:szCs w:val="24"/>
        </w:rPr>
      </w:pPr>
      <w:bookmarkStart w:id="34" w:name="_Toc509850896"/>
      <w:r w:rsidRPr="005B098A">
        <w:rPr>
          <w:i w:val="0"/>
          <w:sz w:val="24"/>
          <w:szCs w:val="24"/>
        </w:rPr>
        <w:t xml:space="preserve">Figure </w:t>
      </w:r>
      <w:r w:rsidR="006B2B7D">
        <w:rPr>
          <w:i w:val="0"/>
          <w:sz w:val="24"/>
          <w:szCs w:val="24"/>
        </w:rPr>
        <w:fldChar w:fldCharType="begin"/>
      </w:r>
      <w:r w:rsidR="006B2B7D">
        <w:rPr>
          <w:i w:val="0"/>
          <w:sz w:val="24"/>
          <w:szCs w:val="24"/>
        </w:rPr>
        <w:instrText xml:space="preserve"> STYLEREF 1 \s </w:instrText>
      </w:r>
      <w:r w:rsidR="006B2B7D">
        <w:rPr>
          <w:i w:val="0"/>
          <w:sz w:val="24"/>
          <w:szCs w:val="24"/>
        </w:rPr>
        <w:fldChar w:fldCharType="separate"/>
      </w:r>
      <w:r w:rsidR="000C143B">
        <w:rPr>
          <w:i w:val="0"/>
          <w:noProof/>
          <w:sz w:val="24"/>
          <w:szCs w:val="24"/>
        </w:rPr>
        <w:t>5</w:t>
      </w:r>
      <w:r w:rsidR="006B2B7D">
        <w:rPr>
          <w:i w:val="0"/>
          <w:sz w:val="24"/>
          <w:szCs w:val="24"/>
        </w:rPr>
        <w:fldChar w:fldCharType="end"/>
      </w:r>
      <w:r w:rsidR="006B2B7D">
        <w:rPr>
          <w:i w:val="0"/>
          <w:sz w:val="24"/>
          <w:szCs w:val="24"/>
        </w:rPr>
        <w:t>.</w:t>
      </w:r>
      <w:r w:rsidR="006B2B7D">
        <w:rPr>
          <w:i w:val="0"/>
          <w:sz w:val="24"/>
          <w:szCs w:val="24"/>
        </w:rPr>
        <w:fldChar w:fldCharType="begin"/>
      </w:r>
      <w:r w:rsidR="006B2B7D">
        <w:rPr>
          <w:i w:val="0"/>
          <w:sz w:val="24"/>
          <w:szCs w:val="24"/>
        </w:rPr>
        <w:instrText xml:space="preserve"> SEQ Figure \* ARABIC \s 1 </w:instrText>
      </w:r>
      <w:r w:rsidR="006B2B7D">
        <w:rPr>
          <w:i w:val="0"/>
          <w:sz w:val="24"/>
          <w:szCs w:val="24"/>
        </w:rPr>
        <w:fldChar w:fldCharType="separate"/>
      </w:r>
      <w:r w:rsidR="006B2B7D">
        <w:rPr>
          <w:i w:val="0"/>
          <w:noProof/>
          <w:sz w:val="24"/>
          <w:szCs w:val="24"/>
        </w:rPr>
        <w:t>4</w:t>
      </w:r>
      <w:r w:rsidR="006B2B7D">
        <w:rPr>
          <w:i w:val="0"/>
          <w:sz w:val="24"/>
          <w:szCs w:val="24"/>
        </w:rPr>
        <w:fldChar w:fldCharType="end"/>
      </w:r>
      <w:r w:rsidRPr="005B098A">
        <w:rPr>
          <w:i w:val="0"/>
          <w:sz w:val="24"/>
          <w:szCs w:val="24"/>
        </w:rPr>
        <w:t>: Sequence Diagram for View Advisory component</w:t>
      </w:r>
      <w:bookmarkEnd w:id="34"/>
    </w:p>
    <w:p w14:paraId="7D1D8BDB" w14:textId="77777777" w:rsidR="00B93014" w:rsidRDefault="00B93014" w:rsidP="001E1EF8">
      <w:pPr>
        <w:spacing w:after="553" w:line="360" w:lineRule="auto"/>
        <w:ind w:left="10"/>
      </w:pPr>
    </w:p>
    <w:p w14:paraId="0BEE6EED" w14:textId="77777777" w:rsidR="00955ABE" w:rsidRDefault="00955ABE" w:rsidP="001E1EF8">
      <w:pPr>
        <w:spacing w:after="553" w:line="360" w:lineRule="auto"/>
        <w:ind w:left="10"/>
      </w:pPr>
    </w:p>
    <w:p w14:paraId="55223ECE" w14:textId="77777777" w:rsidR="00955ABE" w:rsidRDefault="00955ABE" w:rsidP="001E1EF8">
      <w:pPr>
        <w:spacing w:after="553" w:line="360" w:lineRule="auto"/>
        <w:ind w:left="10"/>
      </w:pPr>
    </w:p>
    <w:p w14:paraId="0A7D42BF" w14:textId="115123FD" w:rsidR="00955ABE" w:rsidRDefault="00955ABE" w:rsidP="00A7584B">
      <w:pPr>
        <w:pStyle w:val="Heading2"/>
        <w:spacing w:line="360" w:lineRule="auto"/>
        <w:ind w:left="887" w:hanging="542"/>
        <w:jc w:val="both"/>
      </w:pPr>
      <w:bookmarkStart w:id="35" w:name="_Toc509850873"/>
      <w:r w:rsidRPr="00955ABE">
        <w:rPr>
          <w:rFonts w:ascii="Times New Roman" w:hAnsi="Times New Roman" w:cs="Times New Roman"/>
          <w:sz w:val="24"/>
          <w:szCs w:val="24"/>
        </w:rPr>
        <w:lastRenderedPageBreak/>
        <w:t>View</w:t>
      </w:r>
      <w:r>
        <w:rPr>
          <w:rFonts w:ascii="Times New Roman" w:hAnsi="Times New Roman" w:cs="Times New Roman"/>
          <w:sz w:val="24"/>
          <w:szCs w:val="24"/>
        </w:rPr>
        <w:t xml:space="preserve"> Parameter</w:t>
      </w:r>
      <w:r w:rsidR="003E680C">
        <w:rPr>
          <w:rFonts w:ascii="Times New Roman" w:hAnsi="Times New Roman" w:cs="Times New Roman"/>
          <w:sz w:val="24"/>
          <w:szCs w:val="24"/>
        </w:rPr>
        <w:t xml:space="preserve"> Visualization</w:t>
      </w:r>
      <w:r w:rsidRPr="00955ABE">
        <w:rPr>
          <w:rFonts w:ascii="Times New Roman" w:hAnsi="Times New Roman" w:cs="Times New Roman"/>
          <w:sz w:val="24"/>
          <w:szCs w:val="24"/>
        </w:rPr>
        <w:t xml:space="preserve"> </w:t>
      </w:r>
      <w:r w:rsidR="00137FA1">
        <w:rPr>
          <w:rFonts w:ascii="Times New Roman" w:hAnsi="Times New Roman" w:cs="Times New Roman"/>
          <w:sz w:val="24"/>
          <w:szCs w:val="24"/>
        </w:rPr>
        <w:t>c</w:t>
      </w:r>
      <w:r w:rsidRPr="00955ABE">
        <w:rPr>
          <w:rFonts w:ascii="Times New Roman" w:hAnsi="Times New Roman" w:cs="Times New Roman"/>
          <w:sz w:val="24"/>
          <w:szCs w:val="24"/>
        </w:rPr>
        <w:t>omponent</w:t>
      </w:r>
      <w:bookmarkEnd w:id="35"/>
    </w:p>
    <w:p w14:paraId="1BC9C6D5" w14:textId="77777777" w:rsidR="002F65D2" w:rsidRDefault="00955ABE" w:rsidP="002F65D2">
      <w:pPr>
        <w:keepNext/>
        <w:spacing w:after="553" w:line="360" w:lineRule="auto"/>
        <w:ind w:left="10"/>
      </w:pPr>
      <w:r w:rsidRPr="00955ABE">
        <w:rPr>
          <w:noProof/>
          <w:lang w:val="en-US" w:eastAsia="en-US"/>
        </w:rPr>
        <w:drawing>
          <wp:inline distT="0" distB="0" distL="0" distR="0" wp14:anchorId="47923007" wp14:editId="7DBF5218">
            <wp:extent cx="5945991" cy="4038600"/>
            <wp:effectExtent l="0" t="0" r="0" b="0"/>
            <wp:docPr id="9" name="Picture 9" descr="C:\Users\konde\Desktop\YEAR4SEM2\PROJECT\view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de\Desktop\YEAR4SEM2\PROJECT\viewparame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028" cy="4041342"/>
                    </a:xfrm>
                    <a:prstGeom prst="rect">
                      <a:avLst/>
                    </a:prstGeom>
                    <a:noFill/>
                    <a:ln>
                      <a:noFill/>
                    </a:ln>
                  </pic:spPr>
                </pic:pic>
              </a:graphicData>
            </a:graphic>
          </wp:inline>
        </w:drawing>
      </w:r>
    </w:p>
    <w:p w14:paraId="1DD05455" w14:textId="1E0A381C" w:rsidR="00955ABE" w:rsidRPr="002F65D2" w:rsidRDefault="002F65D2" w:rsidP="002F65D2">
      <w:pPr>
        <w:pStyle w:val="Caption"/>
        <w:rPr>
          <w:i w:val="0"/>
          <w:sz w:val="24"/>
          <w:szCs w:val="24"/>
        </w:rPr>
      </w:pPr>
      <w:bookmarkStart w:id="36" w:name="_Toc509850897"/>
      <w:r w:rsidRPr="002F65D2">
        <w:rPr>
          <w:i w:val="0"/>
          <w:color w:val="auto"/>
          <w:sz w:val="24"/>
          <w:szCs w:val="24"/>
        </w:rPr>
        <w:t xml:space="preserve">Figure </w:t>
      </w:r>
      <w:r w:rsidR="006B2B7D">
        <w:rPr>
          <w:i w:val="0"/>
          <w:color w:val="auto"/>
          <w:sz w:val="24"/>
          <w:szCs w:val="24"/>
        </w:rPr>
        <w:fldChar w:fldCharType="begin"/>
      </w:r>
      <w:r w:rsidR="006B2B7D">
        <w:rPr>
          <w:i w:val="0"/>
          <w:color w:val="auto"/>
          <w:sz w:val="24"/>
          <w:szCs w:val="24"/>
        </w:rPr>
        <w:instrText xml:space="preserve"> STYLEREF 1 \s </w:instrText>
      </w:r>
      <w:r w:rsidR="006B2B7D">
        <w:rPr>
          <w:i w:val="0"/>
          <w:color w:val="auto"/>
          <w:sz w:val="24"/>
          <w:szCs w:val="24"/>
        </w:rPr>
        <w:fldChar w:fldCharType="separate"/>
      </w:r>
      <w:r w:rsidR="000C143B">
        <w:rPr>
          <w:i w:val="0"/>
          <w:noProof/>
          <w:color w:val="auto"/>
          <w:sz w:val="24"/>
          <w:szCs w:val="24"/>
        </w:rPr>
        <w:t>5</w:t>
      </w:r>
      <w:r w:rsidR="006B2B7D">
        <w:rPr>
          <w:i w:val="0"/>
          <w:color w:val="auto"/>
          <w:sz w:val="24"/>
          <w:szCs w:val="24"/>
        </w:rPr>
        <w:fldChar w:fldCharType="end"/>
      </w:r>
      <w:r w:rsidR="006B2B7D">
        <w:rPr>
          <w:i w:val="0"/>
          <w:color w:val="auto"/>
          <w:sz w:val="24"/>
          <w:szCs w:val="24"/>
        </w:rPr>
        <w:t>.</w:t>
      </w:r>
      <w:r w:rsidR="006B2B7D">
        <w:rPr>
          <w:i w:val="0"/>
          <w:color w:val="auto"/>
          <w:sz w:val="24"/>
          <w:szCs w:val="24"/>
        </w:rPr>
        <w:fldChar w:fldCharType="begin"/>
      </w:r>
      <w:r w:rsidR="006B2B7D">
        <w:rPr>
          <w:i w:val="0"/>
          <w:color w:val="auto"/>
          <w:sz w:val="24"/>
          <w:szCs w:val="24"/>
        </w:rPr>
        <w:instrText xml:space="preserve"> SEQ Figure \* ARABIC \s 1 </w:instrText>
      </w:r>
      <w:r w:rsidR="006B2B7D">
        <w:rPr>
          <w:i w:val="0"/>
          <w:color w:val="auto"/>
          <w:sz w:val="24"/>
          <w:szCs w:val="24"/>
        </w:rPr>
        <w:fldChar w:fldCharType="separate"/>
      </w:r>
      <w:r w:rsidR="006B2B7D">
        <w:rPr>
          <w:i w:val="0"/>
          <w:noProof/>
          <w:color w:val="auto"/>
          <w:sz w:val="24"/>
          <w:szCs w:val="24"/>
        </w:rPr>
        <w:t>5</w:t>
      </w:r>
      <w:r w:rsidR="006B2B7D">
        <w:rPr>
          <w:i w:val="0"/>
          <w:color w:val="auto"/>
          <w:sz w:val="24"/>
          <w:szCs w:val="24"/>
        </w:rPr>
        <w:fldChar w:fldCharType="end"/>
      </w:r>
      <w:r w:rsidRPr="002F65D2">
        <w:rPr>
          <w:i w:val="0"/>
          <w:color w:val="auto"/>
          <w:sz w:val="24"/>
          <w:szCs w:val="24"/>
        </w:rPr>
        <w:t>: Sequence Diagram for View Parameter</w:t>
      </w:r>
      <w:r w:rsidR="007F6611">
        <w:rPr>
          <w:i w:val="0"/>
          <w:color w:val="auto"/>
          <w:sz w:val="24"/>
          <w:szCs w:val="24"/>
        </w:rPr>
        <w:t xml:space="preserve"> Visualization</w:t>
      </w:r>
      <w:r w:rsidR="00AB7043">
        <w:rPr>
          <w:i w:val="0"/>
          <w:color w:val="auto"/>
          <w:sz w:val="24"/>
          <w:szCs w:val="24"/>
        </w:rPr>
        <w:t xml:space="preserve"> </w:t>
      </w:r>
      <w:r w:rsidR="00137FA1">
        <w:rPr>
          <w:i w:val="0"/>
          <w:color w:val="auto"/>
          <w:sz w:val="24"/>
          <w:szCs w:val="24"/>
        </w:rPr>
        <w:t>c</w:t>
      </w:r>
      <w:r w:rsidR="00AB7043">
        <w:rPr>
          <w:i w:val="0"/>
          <w:color w:val="auto"/>
          <w:sz w:val="24"/>
          <w:szCs w:val="24"/>
        </w:rPr>
        <w:t>omponent</w:t>
      </w:r>
      <w:bookmarkEnd w:id="36"/>
    </w:p>
    <w:p w14:paraId="5C3FFF25" w14:textId="77777777" w:rsidR="00955ABE" w:rsidRDefault="00955ABE" w:rsidP="001E1EF8">
      <w:pPr>
        <w:spacing w:after="553" w:line="360" w:lineRule="auto"/>
        <w:ind w:left="10"/>
      </w:pPr>
    </w:p>
    <w:p w14:paraId="1E2C061C" w14:textId="77777777" w:rsidR="00955ABE" w:rsidRDefault="00955ABE" w:rsidP="001E1EF8">
      <w:pPr>
        <w:spacing w:after="553" w:line="360" w:lineRule="auto"/>
        <w:ind w:left="10"/>
      </w:pPr>
    </w:p>
    <w:p w14:paraId="19F32795" w14:textId="77777777" w:rsidR="00955ABE" w:rsidRDefault="00955ABE" w:rsidP="001E1EF8">
      <w:pPr>
        <w:spacing w:after="553" w:line="360" w:lineRule="auto"/>
        <w:ind w:left="10"/>
      </w:pPr>
    </w:p>
    <w:p w14:paraId="20423694" w14:textId="77777777" w:rsidR="00955ABE" w:rsidRDefault="00955ABE" w:rsidP="001E1EF8">
      <w:pPr>
        <w:spacing w:after="553" w:line="360" w:lineRule="auto"/>
        <w:ind w:left="10"/>
      </w:pPr>
    </w:p>
    <w:p w14:paraId="6DEFF653" w14:textId="60116805" w:rsidR="00070F49" w:rsidRDefault="00070F49" w:rsidP="00F37F9C">
      <w:pPr>
        <w:pStyle w:val="Heading2"/>
        <w:spacing w:line="360" w:lineRule="auto"/>
        <w:ind w:left="887" w:hanging="542"/>
        <w:jc w:val="both"/>
      </w:pPr>
      <w:r w:rsidRPr="00070F49">
        <w:rPr>
          <w:rFonts w:ascii="Times New Roman" w:hAnsi="Times New Roman" w:cs="Times New Roman"/>
          <w:sz w:val="24"/>
          <w:szCs w:val="24"/>
        </w:rPr>
        <w:lastRenderedPageBreak/>
        <w:t xml:space="preserve"> </w:t>
      </w:r>
      <w:bookmarkStart w:id="37" w:name="_Toc509850874"/>
      <w:r>
        <w:rPr>
          <w:rFonts w:ascii="Times New Roman" w:hAnsi="Times New Roman" w:cs="Times New Roman"/>
          <w:sz w:val="24"/>
          <w:szCs w:val="24"/>
        </w:rPr>
        <w:t>Send Alert</w:t>
      </w:r>
      <w:r w:rsidRPr="00070F49">
        <w:rPr>
          <w:rFonts w:ascii="Times New Roman" w:hAnsi="Times New Roman" w:cs="Times New Roman"/>
          <w:sz w:val="24"/>
          <w:szCs w:val="24"/>
        </w:rPr>
        <w:t xml:space="preserve"> </w:t>
      </w:r>
      <w:r w:rsidR="00137FA1">
        <w:rPr>
          <w:rFonts w:ascii="Times New Roman" w:hAnsi="Times New Roman" w:cs="Times New Roman"/>
          <w:sz w:val="24"/>
          <w:szCs w:val="24"/>
        </w:rPr>
        <w:t>c</w:t>
      </w:r>
      <w:r w:rsidRPr="00070F49">
        <w:rPr>
          <w:rFonts w:ascii="Times New Roman" w:hAnsi="Times New Roman" w:cs="Times New Roman"/>
          <w:sz w:val="24"/>
          <w:szCs w:val="24"/>
        </w:rPr>
        <w:t>omponent</w:t>
      </w:r>
      <w:bookmarkEnd w:id="37"/>
    </w:p>
    <w:p w14:paraId="27348F21" w14:textId="2631CEAA" w:rsidR="00955ABE" w:rsidRDefault="00955ABE" w:rsidP="00F37F9C">
      <w:pPr>
        <w:spacing w:after="553" w:line="360" w:lineRule="auto"/>
        <w:ind w:left="0" w:firstLine="0"/>
      </w:pPr>
    </w:p>
    <w:p w14:paraId="30E42EF9" w14:textId="77777777" w:rsidR="002701BF" w:rsidRDefault="00070F49" w:rsidP="002701BF">
      <w:pPr>
        <w:keepNext/>
        <w:spacing w:after="553" w:line="360" w:lineRule="auto"/>
        <w:ind w:left="10"/>
      </w:pPr>
      <w:r w:rsidRPr="00070F49">
        <w:rPr>
          <w:noProof/>
          <w:lang w:val="en-US" w:eastAsia="en-US"/>
        </w:rPr>
        <w:drawing>
          <wp:inline distT="0" distB="0" distL="0" distR="0" wp14:anchorId="59CD5C6F" wp14:editId="2FBD5284">
            <wp:extent cx="5946140" cy="4148073"/>
            <wp:effectExtent l="0" t="0" r="0" b="5080"/>
            <wp:docPr id="11" name="Picture 11" descr="C:\Users\konde\Desktop\YEAR4SEM2\PROJECT\al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de\Desktop\YEAR4SEM2\PROJECT\aler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140" cy="4148073"/>
                    </a:xfrm>
                    <a:prstGeom prst="rect">
                      <a:avLst/>
                    </a:prstGeom>
                    <a:noFill/>
                    <a:ln>
                      <a:noFill/>
                    </a:ln>
                  </pic:spPr>
                </pic:pic>
              </a:graphicData>
            </a:graphic>
          </wp:inline>
        </w:drawing>
      </w:r>
    </w:p>
    <w:p w14:paraId="5FD21537" w14:textId="57108FBB" w:rsidR="00070F49" w:rsidRPr="002701BF" w:rsidRDefault="002701BF" w:rsidP="002701BF">
      <w:pPr>
        <w:pStyle w:val="Caption"/>
        <w:rPr>
          <w:i w:val="0"/>
          <w:color w:val="auto"/>
          <w:sz w:val="24"/>
          <w:szCs w:val="24"/>
        </w:rPr>
      </w:pPr>
      <w:bookmarkStart w:id="38" w:name="_Toc509850898"/>
      <w:r w:rsidRPr="002701BF">
        <w:rPr>
          <w:i w:val="0"/>
          <w:color w:val="auto"/>
          <w:sz w:val="24"/>
          <w:szCs w:val="24"/>
        </w:rPr>
        <w:t xml:space="preserve">Figure </w:t>
      </w:r>
      <w:r w:rsidR="006B2B7D">
        <w:rPr>
          <w:i w:val="0"/>
          <w:color w:val="auto"/>
          <w:sz w:val="24"/>
          <w:szCs w:val="24"/>
        </w:rPr>
        <w:fldChar w:fldCharType="begin"/>
      </w:r>
      <w:r w:rsidR="006B2B7D">
        <w:rPr>
          <w:i w:val="0"/>
          <w:color w:val="auto"/>
          <w:sz w:val="24"/>
          <w:szCs w:val="24"/>
        </w:rPr>
        <w:instrText xml:space="preserve"> STYLEREF 1 \s </w:instrText>
      </w:r>
      <w:r w:rsidR="006B2B7D">
        <w:rPr>
          <w:i w:val="0"/>
          <w:color w:val="auto"/>
          <w:sz w:val="24"/>
          <w:szCs w:val="24"/>
        </w:rPr>
        <w:fldChar w:fldCharType="separate"/>
      </w:r>
      <w:r w:rsidR="000C143B">
        <w:rPr>
          <w:i w:val="0"/>
          <w:noProof/>
          <w:color w:val="auto"/>
          <w:sz w:val="24"/>
          <w:szCs w:val="24"/>
        </w:rPr>
        <w:t>5</w:t>
      </w:r>
      <w:r w:rsidR="006B2B7D">
        <w:rPr>
          <w:i w:val="0"/>
          <w:color w:val="auto"/>
          <w:sz w:val="24"/>
          <w:szCs w:val="24"/>
        </w:rPr>
        <w:fldChar w:fldCharType="end"/>
      </w:r>
      <w:r w:rsidR="006B2B7D">
        <w:rPr>
          <w:i w:val="0"/>
          <w:color w:val="auto"/>
          <w:sz w:val="24"/>
          <w:szCs w:val="24"/>
        </w:rPr>
        <w:t>.</w:t>
      </w:r>
      <w:r w:rsidR="006B2B7D">
        <w:rPr>
          <w:i w:val="0"/>
          <w:color w:val="auto"/>
          <w:sz w:val="24"/>
          <w:szCs w:val="24"/>
        </w:rPr>
        <w:fldChar w:fldCharType="begin"/>
      </w:r>
      <w:r w:rsidR="006B2B7D">
        <w:rPr>
          <w:i w:val="0"/>
          <w:color w:val="auto"/>
          <w:sz w:val="24"/>
          <w:szCs w:val="24"/>
        </w:rPr>
        <w:instrText xml:space="preserve"> SEQ Figure \* ARABIC \s 1 </w:instrText>
      </w:r>
      <w:r w:rsidR="006B2B7D">
        <w:rPr>
          <w:i w:val="0"/>
          <w:color w:val="auto"/>
          <w:sz w:val="24"/>
          <w:szCs w:val="24"/>
        </w:rPr>
        <w:fldChar w:fldCharType="separate"/>
      </w:r>
      <w:r w:rsidR="006B2B7D">
        <w:rPr>
          <w:i w:val="0"/>
          <w:noProof/>
          <w:color w:val="auto"/>
          <w:sz w:val="24"/>
          <w:szCs w:val="24"/>
        </w:rPr>
        <w:t>6</w:t>
      </w:r>
      <w:r w:rsidR="006B2B7D">
        <w:rPr>
          <w:i w:val="0"/>
          <w:color w:val="auto"/>
          <w:sz w:val="24"/>
          <w:szCs w:val="24"/>
        </w:rPr>
        <w:fldChar w:fldCharType="end"/>
      </w:r>
      <w:r w:rsidRPr="002701BF">
        <w:rPr>
          <w:i w:val="0"/>
          <w:color w:val="auto"/>
          <w:sz w:val="24"/>
          <w:szCs w:val="24"/>
        </w:rPr>
        <w:t>: Sequence Diagram for Send Aler</w:t>
      </w:r>
      <w:r>
        <w:rPr>
          <w:i w:val="0"/>
          <w:color w:val="auto"/>
          <w:sz w:val="24"/>
          <w:szCs w:val="24"/>
        </w:rPr>
        <w:t>t</w:t>
      </w:r>
      <w:r w:rsidRPr="002701BF">
        <w:rPr>
          <w:i w:val="0"/>
          <w:color w:val="auto"/>
          <w:sz w:val="24"/>
          <w:szCs w:val="24"/>
        </w:rPr>
        <w:t xml:space="preserve"> </w:t>
      </w:r>
      <w:r w:rsidR="00137FA1">
        <w:rPr>
          <w:i w:val="0"/>
          <w:color w:val="auto"/>
          <w:sz w:val="24"/>
          <w:szCs w:val="24"/>
        </w:rPr>
        <w:t>c</w:t>
      </w:r>
      <w:r w:rsidRPr="002701BF">
        <w:rPr>
          <w:i w:val="0"/>
          <w:color w:val="auto"/>
          <w:sz w:val="24"/>
          <w:szCs w:val="24"/>
        </w:rPr>
        <w:t>omponent</w:t>
      </w:r>
      <w:bookmarkEnd w:id="38"/>
    </w:p>
    <w:p w14:paraId="2663A3C8" w14:textId="77777777" w:rsidR="00955ABE" w:rsidRDefault="00955ABE" w:rsidP="001E1EF8">
      <w:pPr>
        <w:spacing w:after="553" w:line="360" w:lineRule="auto"/>
        <w:ind w:left="10"/>
      </w:pPr>
    </w:p>
    <w:p w14:paraId="578EEB5F" w14:textId="77777777" w:rsidR="00955ABE" w:rsidRDefault="00955ABE" w:rsidP="001E1EF8">
      <w:pPr>
        <w:spacing w:after="553" w:line="360" w:lineRule="auto"/>
        <w:ind w:left="10"/>
      </w:pPr>
    </w:p>
    <w:p w14:paraId="2D9F5FD5" w14:textId="77777777" w:rsidR="00E56369" w:rsidRDefault="00E56369" w:rsidP="00E56369">
      <w:pPr>
        <w:spacing w:after="553" w:line="360" w:lineRule="auto"/>
        <w:ind w:left="0" w:firstLine="0"/>
      </w:pPr>
    </w:p>
    <w:p w14:paraId="22047953" w14:textId="7257080E" w:rsidR="006B2B7D" w:rsidRDefault="006B2B7D" w:rsidP="006B2B7D">
      <w:pPr>
        <w:pStyle w:val="Heading2"/>
        <w:spacing w:line="360" w:lineRule="auto"/>
        <w:ind w:left="887" w:hanging="542"/>
        <w:jc w:val="both"/>
      </w:pPr>
      <w:bookmarkStart w:id="39" w:name="_Toc509850875"/>
      <w:r>
        <w:lastRenderedPageBreak/>
        <w:t xml:space="preserve">Create Feedback </w:t>
      </w:r>
      <w:r w:rsidR="00EC4848">
        <w:t>c</w:t>
      </w:r>
      <w:r>
        <w:t>omponent</w:t>
      </w:r>
      <w:bookmarkEnd w:id="39"/>
    </w:p>
    <w:p w14:paraId="4E3AB502" w14:textId="77777777" w:rsidR="006B2B7D" w:rsidRDefault="00E56369" w:rsidP="006B2B7D">
      <w:pPr>
        <w:keepNext/>
        <w:spacing w:after="553" w:line="360" w:lineRule="auto"/>
        <w:ind w:left="10"/>
      </w:pPr>
      <w:r w:rsidRPr="00E56369">
        <w:rPr>
          <w:noProof/>
          <w:lang w:val="en-US" w:eastAsia="en-US"/>
        </w:rPr>
        <w:drawing>
          <wp:inline distT="0" distB="0" distL="0" distR="0" wp14:anchorId="4009C1C2" wp14:editId="0D135CCF">
            <wp:extent cx="5946140" cy="5128898"/>
            <wp:effectExtent l="0" t="0" r="0" b="0"/>
            <wp:docPr id="15" name="Picture 15" descr="C:\Users\konde\Desktop\YEAR4SEM2\PROJECT\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de\Desktop\YEAR4SEM2\PROJECT\feedbac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140" cy="5128898"/>
                    </a:xfrm>
                    <a:prstGeom prst="rect">
                      <a:avLst/>
                    </a:prstGeom>
                    <a:noFill/>
                    <a:ln>
                      <a:noFill/>
                    </a:ln>
                  </pic:spPr>
                </pic:pic>
              </a:graphicData>
            </a:graphic>
          </wp:inline>
        </w:drawing>
      </w:r>
    </w:p>
    <w:p w14:paraId="780CE9DB" w14:textId="29E6A3E5" w:rsidR="00E56369" w:rsidRPr="006B2B7D" w:rsidRDefault="006B2B7D" w:rsidP="006B2B7D">
      <w:pPr>
        <w:pStyle w:val="Caption"/>
        <w:rPr>
          <w:i w:val="0"/>
          <w:color w:val="auto"/>
          <w:sz w:val="24"/>
          <w:szCs w:val="24"/>
        </w:rPr>
      </w:pPr>
      <w:bookmarkStart w:id="40" w:name="_Toc509850899"/>
      <w:r w:rsidRPr="006B2B7D">
        <w:rPr>
          <w:i w:val="0"/>
          <w:color w:val="auto"/>
          <w:sz w:val="24"/>
          <w:szCs w:val="24"/>
        </w:rPr>
        <w:t xml:space="preserve">Figure </w:t>
      </w:r>
      <w:r w:rsidRPr="006B2B7D">
        <w:rPr>
          <w:i w:val="0"/>
          <w:color w:val="auto"/>
          <w:sz w:val="24"/>
          <w:szCs w:val="24"/>
        </w:rPr>
        <w:fldChar w:fldCharType="begin"/>
      </w:r>
      <w:r w:rsidRPr="006B2B7D">
        <w:rPr>
          <w:i w:val="0"/>
          <w:color w:val="auto"/>
          <w:sz w:val="24"/>
          <w:szCs w:val="24"/>
        </w:rPr>
        <w:instrText xml:space="preserve"> STYLEREF 1 \s </w:instrText>
      </w:r>
      <w:r w:rsidRPr="006B2B7D">
        <w:rPr>
          <w:i w:val="0"/>
          <w:color w:val="auto"/>
          <w:sz w:val="24"/>
          <w:szCs w:val="24"/>
        </w:rPr>
        <w:fldChar w:fldCharType="separate"/>
      </w:r>
      <w:r w:rsidR="000C143B">
        <w:rPr>
          <w:i w:val="0"/>
          <w:noProof/>
          <w:color w:val="auto"/>
          <w:sz w:val="24"/>
          <w:szCs w:val="24"/>
        </w:rPr>
        <w:t>5</w:t>
      </w:r>
      <w:r w:rsidRPr="006B2B7D">
        <w:rPr>
          <w:i w:val="0"/>
          <w:color w:val="auto"/>
          <w:sz w:val="24"/>
          <w:szCs w:val="24"/>
        </w:rPr>
        <w:fldChar w:fldCharType="end"/>
      </w:r>
      <w:r w:rsidRPr="006B2B7D">
        <w:rPr>
          <w:i w:val="0"/>
          <w:color w:val="auto"/>
          <w:sz w:val="24"/>
          <w:szCs w:val="24"/>
        </w:rPr>
        <w:t>.</w:t>
      </w:r>
      <w:r w:rsidRPr="006B2B7D">
        <w:rPr>
          <w:i w:val="0"/>
          <w:color w:val="auto"/>
          <w:sz w:val="24"/>
          <w:szCs w:val="24"/>
        </w:rPr>
        <w:fldChar w:fldCharType="begin"/>
      </w:r>
      <w:r w:rsidRPr="006B2B7D">
        <w:rPr>
          <w:i w:val="0"/>
          <w:color w:val="auto"/>
          <w:sz w:val="24"/>
          <w:szCs w:val="24"/>
        </w:rPr>
        <w:instrText xml:space="preserve"> SEQ Figure \* ARABIC \s 1 </w:instrText>
      </w:r>
      <w:r w:rsidRPr="006B2B7D">
        <w:rPr>
          <w:i w:val="0"/>
          <w:color w:val="auto"/>
          <w:sz w:val="24"/>
          <w:szCs w:val="24"/>
        </w:rPr>
        <w:fldChar w:fldCharType="separate"/>
      </w:r>
      <w:r w:rsidR="000C143B">
        <w:rPr>
          <w:i w:val="0"/>
          <w:noProof/>
          <w:color w:val="auto"/>
          <w:sz w:val="24"/>
          <w:szCs w:val="24"/>
        </w:rPr>
        <w:t>7</w:t>
      </w:r>
      <w:r w:rsidRPr="006B2B7D">
        <w:rPr>
          <w:i w:val="0"/>
          <w:color w:val="auto"/>
          <w:sz w:val="24"/>
          <w:szCs w:val="24"/>
        </w:rPr>
        <w:fldChar w:fldCharType="end"/>
      </w:r>
      <w:r w:rsidRPr="00A54CA5">
        <w:rPr>
          <w:i w:val="0"/>
          <w:color w:val="auto"/>
          <w:sz w:val="24"/>
          <w:szCs w:val="24"/>
        </w:rPr>
        <w:t>: Seq</w:t>
      </w:r>
      <w:r w:rsidRPr="006B2B7D">
        <w:rPr>
          <w:i w:val="0"/>
          <w:color w:val="auto"/>
          <w:sz w:val="24"/>
          <w:szCs w:val="24"/>
        </w:rPr>
        <w:t xml:space="preserve">uence Diagram for Create Feedback </w:t>
      </w:r>
      <w:r w:rsidR="00EC4848">
        <w:rPr>
          <w:i w:val="0"/>
          <w:color w:val="auto"/>
          <w:sz w:val="24"/>
          <w:szCs w:val="24"/>
        </w:rPr>
        <w:t>c</w:t>
      </w:r>
      <w:r w:rsidRPr="006B2B7D">
        <w:rPr>
          <w:i w:val="0"/>
          <w:color w:val="auto"/>
          <w:sz w:val="24"/>
          <w:szCs w:val="24"/>
        </w:rPr>
        <w:t>omponent</w:t>
      </w:r>
      <w:r>
        <w:rPr>
          <w:i w:val="0"/>
          <w:color w:val="auto"/>
          <w:sz w:val="24"/>
          <w:szCs w:val="24"/>
        </w:rPr>
        <w:t>.</w:t>
      </w:r>
      <w:bookmarkEnd w:id="40"/>
    </w:p>
    <w:p w14:paraId="0821EEED" w14:textId="77777777" w:rsidR="00B93014" w:rsidRPr="002A330A" w:rsidRDefault="00B93014" w:rsidP="00955ABE">
      <w:pPr>
        <w:spacing w:after="553" w:line="360" w:lineRule="auto"/>
        <w:ind w:left="0" w:firstLine="0"/>
      </w:pPr>
    </w:p>
    <w:p w14:paraId="18D7AD20" w14:textId="77777777" w:rsidR="008C2F5B" w:rsidRPr="004838AB" w:rsidRDefault="0026760F" w:rsidP="004838AB">
      <w:pPr>
        <w:pStyle w:val="Heading1"/>
        <w:spacing w:line="360" w:lineRule="auto"/>
        <w:ind w:left="345" w:hanging="360"/>
        <w:jc w:val="both"/>
        <w:rPr>
          <w:rFonts w:ascii="Times New Roman" w:hAnsi="Times New Roman" w:cs="Times New Roman"/>
          <w:sz w:val="28"/>
          <w:szCs w:val="28"/>
        </w:rPr>
      </w:pPr>
      <w:bookmarkStart w:id="41" w:name="_Toc509850876"/>
      <w:r w:rsidRPr="00FC7F1E">
        <w:rPr>
          <w:rFonts w:ascii="Times New Roman" w:hAnsi="Times New Roman" w:cs="Times New Roman"/>
          <w:sz w:val="28"/>
          <w:szCs w:val="28"/>
        </w:rPr>
        <w:lastRenderedPageBreak/>
        <w:t>HUMAN INTERFACE DESIGN</w:t>
      </w:r>
      <w:r w:rsidR="00FC7F1E" w:rsidRPr="00FC7F1E">
        <w:rPr>
          <w:rFonts w:ascii="Times New Roman" w:hAnsi="Times New Roman" w:cs="Times New Roman"/>
          <w:sz w:val="28"/>
          <w:szCs w:val="28"/>
        </w:rPr>
        <w:t>.</w:t>
      </w:r>
      <w:bookmarkEnd w:id="41"/>
    </w:p>
    <w:p w14:paraId="251972DA" w14:textId="77777777" w:rsidR="008C2F5B" w:rsidRPr="004838AB" w:rsidRDefault="0026760F" w:rsidP="004838AB">
      <w:pPr>
        <w:pStyle w:val="Heading2"/>
        <w:spacing w:after="274" w:line="360" w:lineRule="auto"/>
        <w:ind w:left="887" w:hanging="542"/>
        <w:jc w:val="both"/>
        <w:rPr>
          <w:rFonts w:ascii="Times New Roman" w:hAnsi="Times New Roman" w:cs="Times New Roman"/>
          <w:sz w:val="28"/>
          <w:szCs w:val="28"/>
        </w:rPr>
      </w:pPr>
      <w:bookmarkStart w:id="42" w:name="_Toc509850877"/>
      <w:r w:rsidRPr="004838AB">
        <w:rPr>
          <w:rFonts w:ascii="Times New Roman" w:hAnsi="Times New Roman" w:cs="Times New Roman"/>
          <w:sz w:val="28"/>
          <w:szCs w:val="28"/>
        </w:rPr>
        <w:t>Overview of User Interface</w:t>
      </w:r>
      <w:r w:rsidR="009B2CE4" w:rsidRPr="004838AB">
        <w:rPr>
          <w:rFonts w:ascii="Times New Roman" w:eastAsia="Times New Roman" w:hAnsi="Times New Roman" w:cs="Times New Roman"/>
          <w:b w:val="0"/>
          <w:sz w:val="28"/>
          <w:szCs w:val="28"/>
        </w:rPr>
        <w:t>.</w:t>
      </w:r>
      <w:bookmarkEnd w:id="42"/>
    </w:p>
    <w:p w14:paraId="5C57E0F2" w14:textId="77777777" w:rsidR="00B84010" w:rsidRPr="004838AB" w:rsidRDefault="00B84010" w:rsidP="004838AB">
      <w:pPr>
        <w:spacing w:line="360" w:lineRule="auto"/>
        <w:ind w:left="187" w:firstLine="0"/>
      </w:pPr>
      <w:r w:rsidRPr="004838AB">
        <w:t>The User Interface for the Weather Information Dissemination System is designed according to User Interface Design principles that include;</w:t>
      </w:r>
    </w:p>
    <w:p w14:paraId="325D9641" w14:textId="77777777" w:rsidR="00DC32F6" w:rsidRPr="004838AB" w:rsidRDefault="00B84010" w:rsidP="00AC3DB5">
      <w:pPr>
        <w:pStyle w:val="ListParagraph"/>
        <w:numPr>
          <w:ilvl w:val="0"/>
          <w:numId w:val="7"/>
        </w:numPr>
        <w:spacing w:line="360" w:lineRule="auto"/>
      </w:pPr>
      <w:r w:rsidRPr="004838AB">
        <w:t>The structure principle: U</w:t>
      </w:r>
      <w:r w:rsidR="00DC32F6" w:rsidRPr="004838AB">
        <w:t>ser Interface</w:t>
      </w:r>
      <w:r w:rsidRPr="004838AB">
        <w:t xml:space="preserve"> is organized in such a way that related things are combined together and unrelated things are separated.  </w:t>
      </w:r>
    </w:p>
    <w:p w14:paraId="4B5A1C7F" w14:textId="77777777" w:rsidR="00B84010" w:rsidRPr="004838AB" w:rsidRDefault="00B84010" w:rsidP="00AC3DB5">
      <w:pPr>
        <w:pStyle w:val="ListParagraph"/>
        <w:numPr>
          <w:ilvl w:val="0"/>
          <w:numId w:val="7"/>
        </w:numPr>
        <w:spacing w:line="360" w:lineRule="auto"/>
      </w:pPr>
      <w:r w:rsidRPr="004838AB">
        <w:t>The simplicity principle: It is easy to</w:t>
      </w:r>
      <w:r w:rsidR="00DC32F6" w:rsidRPr="004838AB">
        <w:t xml:space="preserve"> follow the provided interface and i</w:t>
      </w:r>
      <w:r w:rsidRPr="004838AB">
        <w:t xml:space="preserve">n the case of </w:t>
      </w:r>
      <w:r w:rsidR="00DC32F6" w:rsidRPr="004838AB">
        <w:t xml:space="preserve">any </w:t>
      </w:r>
      <w:r w:rsidRPr="004838AB">
        <w:t xml:space="preserve">mistake, </w:t>
      </w:r>
      <w:r w:rsidR="00DC32F6" w:rsidRPr="004838AB">
        <w:t xml:space="preserve">the </w:t>
      </w:r>
      <w:r w:rsidRPr="004838AB">
        <w:t xml:space="preserve">system </w:t>
      </w:r>
      <w:r w:rsidR="00DC32F6" w:rsidRPr="004838AB">
        <w:t>shall display an</w:t>
      </w:r>
      <w:r w:rsidRPr="004838AB">
        <w:t xml:space="preserve"> error message.</w:t>
      </w:r>
    </w:p>
    <w:p w14:paraId="5B0408A8" w14:textId="77777777" w:rsidR="00DC32F6" w:rsidRPr="004838AB" w:rsidRDefault="00DC32F6" w:rsidP="00AC3DB5">
      <w:pPr>
        <w:pStyle w:val="ListParagraph"/>
        <w:numPr>
          <w:ilvl w:val="0"/>
          <w:numId w:val="7"/>
        </w:numPr>
        <w:spacing w:line="360" w:lineRule="auto"/>
      </w:pPr>
      <w:r w:rsidRPr="004838AB">
        <w:t xml:space="preserve">The visibility principle: All system’s functions are available through User Interface. It does not overwhelm users with too many alternatives.  </w:t>
      </w:r>
    </w:p>
    <w:p w14:paraId="44CCEAAD" w14:textId="77777777" w:rsidR="00DC32F6" w:rsidRPr="004838AB" w:rsidRDefault="00DC32F6" w:rsidP="00AC3DB5">
      <w:pPr>
        <w:pStyle w:val="ListParagraph"/>
        <w:numPr>
          <w:ilvl w:val="0"/>
          <w:numId w:val="7"/>
        </w:numPr>
        <w:spacing w:line="360" w:lineRule="auto"/>
      </w:pPr>
      <w:r w:rsidRPr="004838AB">
        <w:t xml:space="preserve">The feedback principle: Through the system of messages, the design keeps users informed of actions, errors, or exceptions.  </w:t>
      </w:r>
    </w:p>
    <w:p w14:paraId="0453B9EE" w14:textId="77777777" w:rsidR="00CB7DB0" w:rsidRPr="004838AB" w:rsidRDefault="00DC32F6" w:rsidP="00AC3DB5">
      <w:pPr>
        <w:pStyle w:val="ListParagraph"/>
        <w:numPr>
          <w:ilvl w:val="0"/>
          <w:numId w:val="7"/>
        </w:numPr>
        <w:spacing w:line="360" w:lineRule="auto"/>
      </w:pPr>
      <w:r w:rsidRPr="004838AB">
        <w:t>The reuse principle:  In design, same names were used to perform the same operations with different objects in order to reduce ambiguity.</w:t>
      </w:r>
    </w:p>
    <w:p w14:paraId="1B109317" w14:textId="77777777" w:rsidR="00A62E17" w:rsidRPr="004838AB" w:rsidRDefault="006D0CFF" w:rsidP="00AC3DB5">
      <w:pPr>
        <w:pStyle w:val="Heading2"/>
        <w:numPr>
          <w:ilvl w:val="2"/>
          <w:numId w:val="8"/>
        </w:numPr>
        <w:spacing w:after="274" w:line="360" w:lineRule="auto"/>
        <w:jc w:val="both"/>
        <w:rPr>
          <w:rFonts w:ascii="Times New Roman" w:hAnsi="Times New Roman" w:cs="Times New Roman"/>
          <w:b w:val="0"/>
          <w:sz w:val="24"/>
          <w:szCs w:val="24"/>
        </w:rPr>
      </w:pPr>
      <w:bookmarkStart w:id="43" w:name="_Toc509850878"/>
      <w:r w:rsidRPr="004838AB">
        <w:rPr>
          <w:rFonts w:ascii="Times New Roman" w:hAnsi="Times New Roman" w:cs="Times New Roman"/>
          <w:b w:val="0"/>
          <w:sz w:val="24"/>
          <w:szCs w:val="24"/>
        </w:rPr>
        <w:t>The WIDS Web P</w:t>
      </w:r>
      <w:r w:rsidR="00A62E17" w:rsidRPr="004838AB">
        <w:rPr>
          <w:rFonts w:ascii="Times New Roman" w:hAnsi="Times New Roman" w:cs="Times New Roman"/>
          <w:b w:val="0"/>
          <w:sz w:val="24"/>
          <w:szCs w:val="24"/>
        </w:rPr>
        <w:t>ages in a Tree Structure</w:t>
      </w:r>
      <w:r w:rsidRPr="004838AB">
        <w:rPr>
          <w:rFonts w:ascii="Times New Roman" w:hAnsi="Times New Roman" w:cs="Times New Roman"/>
          <w:b w:val="0"/>
          <w:sz w:val="24"/>
          <w:szCs w:val="24"/>
        </w:rPr>
        <w:t>.</w:t>
      </w:r>
      <w:bookmarkEnd w:id="43"/>
    </w:p>
    <w:p w14:paraId="65E79299" w14:textId="6E9B2B3A" w:rsidR="00A62E17" w:rsidRPr="004838AB" w:rsidRDefault="00A62E17" w:rsidP="004838AB">
      <w:pPr>
        <w:spacing w:line="360" w:lineRule="auto"/>
      </w:pPr>
      <w:r w:rsidRPr="004838AB">
        <w:t xml:space="preserve">The Weather Information Dissemination System’s web pages are presented in a tree structure. From “Main” page user can reach either </w:t>
      </w:r>
      <w:r w:rsidR="000F7B97" w:rsidRPr="004838AB">
        <w:t xml:space="preserve">“Advisory Live Map” </w:t>
      </w:r>
      <w:r w:rsidR="007D7D31" w:rsidRPr="004838AB">
        <w:t>page,</w:t>
      </w:r>
      <w:r w:rsidRPr="004838AB">
        <w:t xml:space="preserve"> “Weather Live Map” page </w:t>
      </w:r>
      <w:r w:rsidR="000F7B97" w:rsidRPr="004838AB">
        <w:t xml:space="preserve">or “Login” page, </w:t>
      </w:r>
      <w:r w:rsidRPr="004838AB">
        <w:t>and each branch leads to oth</w:t>
      </w:r>
      <w:r w:rsidR="007F50E6">
        <w:t>er pages as seen in figure 6</w:t>
      </w:r>
      <w:r w:rsidR="007B71CC">
        <w:t>.1</w:t>
      </w:r>
      <w:r w:rsidR="007F50E6">
        <w:t xml:space="preserve"> </w:t>
      </w:r>
      <w:r w:rsidRPr="004838AB">
        <w:t>below.</w:t>
      </w:r>
    </w:p>
    <w:p w14:paraId="7FEFEF17" w14:textId="77777777" w:rsidR="00CB7DB0" w:rsidRPr="004838AB" w:rsidRDefault="00A62E17" w:rsidP="004838AB">
      <w:pPr>
        <w:spacing w:line="360" w:lineRule="auto"/>
      </w:pPr>
      <w:r w:rsidRPr="004838AB">
        <w:t>All the pages cover nece</w:t>
      </w:r>
      <w:r w:rsidR="00C76EFF" w:rsidRPr="004838AB">
        <w:t xml:space="preserve">ssary functionality of </w:t>
      </w:r>
      <w:r w:rsidR="008427F1" w:rsidRPr="004838AB">
        <w:t xml:space="preserve">the </w:t>
      </w:r>
      <w:r w:rsidR="00C76EFF" w:rsidRPr="004838AB">
        <w:t>system and i</w:t>
      </w:r>
      <w:r w:rsidRPr="004838AB">
        <w:t xml:space="preserve">t is easy to navigate between these pages. </w:t>
      </w:r>
    </w:p>
    <w:p w14:paraId="32B43AB2" w14:textId="77777777" w:rsidR="007957EE" w:rsidRPr="004838AB" w:rsidRDefault="007957EE" w:rsidP="004838AB">
      <w:pPr>
        <w:spacing w:line="360" w:lineRule="auto"/>
      </w:pPr>
    </w:p>
    <w:p w14:paraId="473C8386" w14:textId="77777777" w:rsidR="007957EE" w:rsidRPr="004838AB" w:rsidRDefault="007957EE" w:rsidP="004838AB">
      <w:pPr>
        <w:spacing w:line="360" w:lineRule="auto"/>
      </w:pPr>
    </w:p>
    <w:p w14:paraId="778E82BE" w14:textId="77777777" w:rsidR="00B642AF" w:rsidRPr="004838AB" w:rsidRDefault="00B642AF" w:rsidP="004838AB">
      <w:pPr>
        <w:spacing w:line="360" w:lineRule="auto"/>
      </w:pPr>
    </w:p>
    <w:p w14:paraId="313AB5C6" w14:textId="77777777" w:rsidR="007957EE" w:rsidRPr="004838AB" w:rsidRDefault="007957EE" w:rsidP="004838AB">
      <w:pPr>
        <w:spacing w:line="360" w:lineRule="auto"/>
      </w:pPr>
    </w:p>
    <w:p w14:paraId="3A51FF16" w14:textId="3891980F" w:rsidR="0003595A" w:rsidRDefault="00DA5E2A" w:rsidP="0003595A">
      <w:pPr>
        <w:spacing w:line="360" w:lineRule="auto"/>
      </w:pPr>
      <w:r w:rsidRPr="004838AB">
        <w:lastRenderedPageBreak/>
        <w:t>Figure</w:t>
      </w:r>
      <w:r w:rsidR="00EA3581">
        <w:t xml:space="preserve"> </w:t>
      </w:r>
      <w:r w:rsidR="00206690">
        <w:t>6.1</w:t>
      </w:r>
      <w:r w:rsidR="00206690" w:rsidRPr="004838AB">
        <w:t xml:space="preserve"> </w:t>
      </w:r>
      <w:r w:rsidRPr="004838AB">
        <w:t>below is a Tree Diagram showing N</w:t>
      </w:r>
      <w:r w:rsidR="007A3732" w:rsidRPr="004838AB">
        <w:t>avigation through the User Interface</w:t>
      </w:r>
      <w:r w:rsidR="008C3791" w:rsidRPr="004838AB">
        <w:t xml:space="preserve"> of</w:t>
      </w:r>
      <w:r w:rsidRPr="004838AB">
        <w:t xml:space="preserve"> the W</w:t>
      </w:r>
      <w:r w:rsidR="002D6AD3">
        <w:t>eather Information Dissemination System</w:t>
      </w:r>
      <w:r w:rsidR="00D239BE" w:rsidRPr="004838AB">
        <w:t>.</w:t>
      </w:r>
    </w:p>
    <w:p w14:paraId="30EA5A43" w14:textId="55DAD88D" w:rsidR="0003595A" w:rsidRPr="004838AB" w:rsidRDefault="0003595A" w:rsidP="004838AB">
      <w:pPr>
        <w:spacing w:line="360" w:lineRule="auto"/>
      </w:pPr>
      <w:r w:rsidRPr="0003595A">
        <w:rPr>
          <w:noProof/>
          <w:lang w:val="en-US" w:eastAsia="en-US"/>
        </w:rPr>
        <w:drawing>
          <wp:inline distT="0" distB="0" distL="0" distR="0" wp14:anchorId="532F31B7" wp14:editId="3ADC3649">
            <wp:extent cx="5946140" cy="5715412"/>
            <wp:effectExtent l="0" t="0" r="0" b="0"/>
            <wp:docPr id="26" name="Picture 26" descr="C:\Users\konde\Desktop\YEAR4SEM2\PROJEC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de\Desktop\YEAR4SEM2\PROJECT\interfa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140" cy="5715412"/>
                    </a:xfrm>
                    <a:prstGeom prst="rect">
                      <a:avLst/>
                    </a:prstGeom>
                    <a:noFill/>
                    <a:ln>
                      <a:noFill/>
                    </a:ln>
                  </pic:spPr>
                </pic:pic>
              </a:graphicData>
            </a:graphic>
          </wp:inline>
        </w:drawing>
      </w:r>
    </w:p>
    <w:p w14:paraId="52E00791" w14:textId="6C209218" w:rsidR="00F630D8" w:rsidRPr="004838AB" w:rsidRDefault="00F630D8" w:rsidP="004838AB">
      <w:pPr>
        <w:keepNext/>
        <w:spacing w:line="360" w:lineRule="auto"/>
      </w:pPr>
    </w:p>
    <w:p w14:paraId="778F1C84" w14:textId="42A9280C" w:rsidR="00202D58" w:rsidRPr="004838AB" w:rsidRDefault="00F630D8" w:rsidP="004838AB">
      <w:pPr>
        <w:pStyle w:val="Caption"/>
        <w:spacing w:line="360" w:lineRule="auto"/>
        <w:rPr>
          <w:i w:val="0"/>
          <w:sz w:val="24"/>
          <w:szCs w:val="24"/>
        </w:rPr>
      </w:pPr>
      <w:bookmarkStart w:id="44" w:name="_Toc509850900"/>
      <w:r w:rsidRPr="004838AB">
        <w:rPr>
          <w:i w:val="0"/>
          <w:sz w:val="24"/>
          <w:szCs w:val="24"/>
        </w:rPr>
        <w:t xml:space="preserve">Figure </w:t>
      </w:r>
      <w:r w:rsidR="006B2B7D">
        <w:rPr>
          <w:i w:val="0"/>
          <w:sz w:val="24"/>
          <w:szCs w:val="24"/>
        </w:rPr>
        <w:fldChar w:fldCharType="begin"/>
      </w:r>
      <w:r w:rsidR="006B2B7D">
        <w:rPr>
          <w:i w:val="0"/>
          <w:sz w:val="24"/>
          <w:szCs w:val="24"/>
        </w:rPr>
        <w:instrText xml:space="preserve"> STYLEREF 1 \s </w:instrText>
      </w:r>
      <w:r w:rsidR="006B2B7D">
        <w:rPr>
          <w:i w:val="0"/>
          <w:sz w:val="24"/>
          <w:szCs w:val="24"/>
        </w:rPr>
        <w:fldChar w:fldCharType="separate"/>
      </w:r>
      <w:r w:rsidR="000C143B">
        <w:rPr>
          <w:i w:val="0"/>
          <w:noProof/>
          <w:sz w:val="24"/>
          <w:szCs w:val="24"/>
        </w:rPr>
        <w:t>6</w:t>
      </w:r>
      <w:r w:rsidR="006B2B7D">
        <w:rPr>
          <w:i w:val="0"/>
          <w:sz w:val="24"/>
          <w:szCs w:val="24"/>
        </w:rPr>
        <w:fldChar w:fldCharType="end"/>
      </w:r>
      <w:r w:rsidR="006B2B7D">
        <w:rPr>
          <w:i w:val="0"/>
          <w:sz w:val="24"/>
          <w:szCs w:val="24"/>
        </w:rPr>
        <w:t>.</w:t>
      </w:r>
      <w:r w:rsidR="006B2B7D">
        <w:rPr>
          <w:i w:val="0"/>
          <w:sz w:val="24"/>
          <w:szCs w:val="24"/>
        </w:rPr>
        <w:fldChar w:fldCharType="begin"/>
      </w:r>
      <w:r w:rsidR="006B2B7D">
        <w:rPr>
          <w:i w:val="0"/>
          <w:sz w:val="24"/>
          <w:szCs w:val="24"/>
        </w:rPr>
        <w:instrText xml:space="preserve"> SEQ Figure \* ARABIC \s 1 </w:instrText>
      </w:r>
      <w:r w:rsidR="006B2B7D">
        <w:rPr>
          <w:i w:val="0"/>
          <w:sz w:val="24"/>
          <w:szCs w:val="24"/>
        </w:rPr>
        <w:fldChar w:fldCharType="separate"/>
      </w:r>
      <w:r w:rsidR="006B2B7D">
        <w:rPr>
          <w:i w:val="0"/>
          <w:noProof/>
          <w:sz w:val="24"/>
          <w:szCs w:val="24"/>
        </w:rPr>
        <w:t>1</w:t>
      </w:r>
      <w:r w:rsidR="006B2B7D">
        <w:rPr>
          <w:i w:val="0"/>
          <w:sz w:val="24"/>
          <w:szCs w:val="24"/>
        </w:rPr>
        <w:fldChar w:fldCharType="end"/>
      </w:r>
      <w:r w:rsidRPr="004838AB">
        <w:rPr>
          <w:i w:val="0"/>
          <w:sz w:val="24"/>
          <w:szCs w:val="24"/>
        </w:rPr>
        <w:t>: Navigation throug</w:t>
      </w:r>
      <w:r w:rsidR="008513BF" w:rsidRPr="004838AB">
        <w:rPr>
          <w:i w:val="0"/>
          <w:sz w:val="24"/>
          <w:szCs w:val="24"/>
        </w:rPr>
        <w:t>h the WIDS’ User Interface.</w:t>
      </w:r>
      <w:bookmarkEnd w:id="44"/>
    </w:p>
    <w:p w14:paraId="227D30D0" w14:textId="77777777" w:rsidR="004A0FE0" w:rsidRPr="004838AB" w:rsidRDefault="004A0FE0" w:rsidP="004838AB">
      <w:pPr>
        <w:spacing w:line="360" w:lineRule="auto"/>
        <w:ind w:left="0" w:firstLine="0"/>
      </w:pPr>
    </w:p>
    <w:p w14:paraId="30B10675" w14:textId="7FF0B5C7" w:rsidR="00B3116A" w:rsidRPr="00B3116A" w:rsidRDefault="00B3116A" w:rsidP="004838AB">
      <w:pPr>
        <w:spacing w:line="360" w:lineRule="auto"/>
        <w:rPr>
          <w:u w:val="single"/>
        </w:rPr>
      </w:pPr>
      <w:r w:rsidRPr="00B3116A">
        <w:rPr>
          <w:u w:val="single"/>
        </w:rPr>
        <w:lastRenderedPageBreak/>
        <w:t>Brief Description:</w:t>
      </w:r>
    </w:p>
    <w:p w14:paraId="37C6527C" w14:textId="4A600734" w:rsidR="00202D58" w:rsidRPr="004838AB" w:rsidRDefault="009748B2" w:rsidP="004838AB">
      <w:pPr>
        <w:spacing w:line="360" w:lineRule="auto"/>
      </w:pPr>
      <w:r w:rsidRPr="004838AB">
        <w:t>A brief description of some of the main pages on the W</w:t>
      </w:r>
      <w:r w:rsidR="00B3116A">
        <w:t>eather Information Dissemination System</w:t>
      </w:r>
      <w:r w:rsidRPr="004838AB">
        <w:t xml:space="preserve"> include;</w:t>
      </w:r>
    </w:p>
    <w:p w14:paraId="4E573E5B" w14:textId="77449521" w:rsidR="000A0889" w:rsidRPr="004838AB" w:rsidRDefault="00A714BB" w:rsidP="00AC3DB5">
      <w:pPr>
        <w:pStyle w:val="ListParagraph"/>
        <w:numPr>
          <w:ilvl w:val="0"/>
          <w:numId w:val="12"/>
        </w:numPr>
        <w:spacing w:line="360" w:lineRule="auto"/>
      </w:pPr>
      <w:r w:rsidRPr="004838AB">
        <w:t>The “Main” page</w:t>
      </w:r>
      <w:r w:rsidR="00E1238A">
        <w:t>.</w:t>
      </w:r>
      <w:r w:rsidR="000A0889" w:rsidRPr="004838AB">
        <w:t xml:space="preserve"> This is the starting page that appears as soon as the system is loaded. It has links to other pages.</w:t>
      </w:r>
    </w:p>
    <w:p w14:paraId="0FC10020" w14:textId="40EA35E7" w:rsidR="00D673EF" w:rsidRPr="004838AB" w:rsidRDefault="00A714BB" w:rsidP="00AC3DB5">
      <w:pPr>
        <w:pStyle w:val="ListParagraph"/>
        <w:numPr>
          <w:ilvl w:val="0"/>
          <w:numId w:val="12"/>
        </w:numPr>
        <w:spacing w:line="360" w:lineRule="auto"/>
      </w:pPr>
      <w:r w:rsidRPr="004838AB">
        <w:t>The “Weather Live Map” page</w:t>
      </w:r>
      <w:r w:rsidR="00D72660" w:rsidRPr="004838AB">
        <w:t>. This page has a clickable live map of Uganda from which users can get weather forecasts and visualization of weather parameters from the various sectors</w:t>
      </w:r>
      <w:r w:rsidR="000C269A">
        <w:t xml:space="preserve"> and also get approved advisories relative to their location.</w:t>
      </w:r>
    </w:p>
    <w:p w14:paraId="7A2E8ED5" w14:textId="77777777" w:rsidR="00504BCA" w:rsidRPr="004838AB" w:rsidRDefault="00A714BB" w:rsidP="00AC3DB5">
      <w:pPr>
        <w:pStyle w:val="ListParagraph"/>
        <w:numPr>
          <w:ilvl w:val="0"/>
          <w:numId w:val="12"/>
        </w:numPr>
        <w:spacing w:line="360" w:lineRule="auto"/>
      </w:pPr>
      <w:r w:rsidRPr="004838AB">
        <w:t xml:space="preserve">The </w:t>
      </w:r>
      <w:r w:rsidR="00F032DE" w:rsidRPr="004838AB">
        <w:t>“Login” page</w:t>
      </w:r>
      <w:r w:rsidR="00504BCA" w:rsidRPr="004838AB">
        <w:t>. This pages prompts a user, specifically an administrator to enter login credentials that are validated before given access to the administrator (admin) page.</w:t>
      </w:r>
    </w:p>
    <w:p w14:paraId="672A7EF5" w14:textId="77777777" w:rsidR="00571939" w:rsidRPr="004838AB" w:rsidRDefault="0026760F" w:rsidP="004838AB">
      <w:pPr>
        <w:pStyle w:val="Heading2"/>
        <w:spacing w:line="360" w:lineRule="auto"/>
        <w:ind w:left="887" w:hanging="542"/>
        <w:jc w:val="both"/>
        <w:rPr>
          <w:rFonts w:ascii="Times New Roman" w:eastAsia="Times New Roman" w:hAnsi="Times New Roman" w:cs="Times New Roman"/>
          <w:b w:val="0"/>
          <w:sz w:val="28"/>
          <w:szCs w:val="28"/>
        </w:rPr>
      </w:pPr>
      <w:bookmarkStart w:id="45" w:name="_Toc509850879"/>
      <w:r w:rsidRPr="004838AB">
        <w:rPr>
          <w:rFonts w:ascii="Times New Roman" w:hAnsi="Times New Roman" w:cs="Times New Roman"/>
          <w:sz w:val="28"/>
          <w:szCs w:val="28"/>
        </w:rPr>
        <w:t>Screen Images</w:t>
      </w:r>
      <w:r w:rsidR="00FC7F1E" w:rsidRPr="004838AB">
        <w:rPr>
          <w:rFonts w:ascii="Times New Roman" w:eastAsia="Times New Roman" w:hAnsi="Times New Roman" w:cs="Times New Roman"/>
          <w:b w:val="0"/>
          <w:sz w:val="28"/>
          <w:szCs w:val="28"/>
        </w:rPr>
        <w:t>.</w:t>
      </w:r>
      <w:bookmarkEnd w:id="45"/>
    </w:p>
    <w:p w14:paraId="64556753" w14:textId="77777777" w:rsidR="00A3478C" w:rsidRPr="004838AB" w:rsidRDefault="00E017B3" w:rsidP="004838AB">
      <w:pPr>
        <w:spacing w:line="360" w:lineRule="auto"/>
        <w:ind w:left="0" w:firstLine="0"/>
      </w:pPr>
      <w:r w:rsidRPr="004838AB">
        <w:rPr>
          <w:u w:val="single"/>
        </w:rPr>
        <w:t>Map Window:</w:t>
      </w:r>
      <w:r w:rsidRPr="004838AB">
        <w:t xml:space="preserve"> </w:t>
      </w:r>
      <w:r w:rsidR="00A3478C" w:rsidRPr="004838AB">
        <w:t xml:space="preserve"> </w:t>
      </w:r>
      <w:r w:rsidR="000963A2" w:rsidRPr="004838AB">
        <w:t xml:space="preserve">A </w:t>
      </w:r>
      <w:r w:rsidR="00A3478C" w:rsidRPr="004838AB">
        <w:t xml:space="preserve">user shall interact with </w:t>
      </w:r>
      <w:r w:rsidR="000963A2" w:rsidRPr="004838AB">
        <w:t xml:space="preserve">the Live Map </w:t>
      </w:r>
      <w:r w:rsidR="00A3478C" w:rsidRPr="004838AB">
        <w:t xml:space="preserve">in order to obtain the required weather forecast information </w:t>
      </w:r>
      <w:r w:rsidR="000963A2" w:rsidRPr="004838AB">
        <w:t xml:space="preserve">and or Advisories </w:t>
      </w:r>
      <w:r w:rsidR="00A3478C" w:rsidRPr="004838AB">
        <w:t xml:space="preserve">by clicking on a region of interest such as </w:t>
      </w:r>
      <w:proofErr w:type="spellStart"/>
      <w:r w:rsidR="00A3478C" w:rsidRPr="004838AB">
        <w:t>Mbarara</w:t>
      </w:r>
      <w:proofErr w:type="spellEnd"/>
      <w:r w:rsidR="00A3478C" w:rsidRPr="004838AB">
        <w:t xml:space="preserve"> and then follows the prompt.</w:t>
      </w:r>
    </w:p>
    <w:p w14:paraId="3B69D1B1" w14:textId="77777777" w:rsidR="005D070D" w:rsidRPr="004838AB" w:rsidRDefault="005D070D" w:rsidP="004838AB">
      <w:pPr>
        <w:spacing w:line="360" w:lineRule="auto"/>
      </w:pPr>
      <w:r w:rsidRPr="004838AB">
        <w:rPr>
          <w:noProof/>
          <w:lang w:val="en-US" w:eastAsia="en-US"/>
        </w:rPr>
        <w:drawing>
          <wp:anchor distT="0" distB="0" distL="114300" distR="114300" simplePos="0" relativeHeight="251648000" behindDoc="0" locked="0" layoutInCell="1" allowOverlap="1" wp14:anchorId="23AB09D9" wp14:editId="2D1B5421">
            <wp:simplePos x="0" y="0"/>
            <wp:positionH relativeFrom="column">
              <wp:posOffset>-145228</wp:posOffset>
            </wp:positionH>
            <wp:positionV relativeFrom="paragraph">
              <wp:posOffset>91888</wp:posOffset>
            </wp:positionV>
            <wp:extent cx="6496504" cy="240971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t="9010" b="5179"/>
                    <a:stretch/>
                  </pic:blipFill>
                  <pic:spPr bwMode="auto">
                    <a:xfrm>
                      <a:off x="0" y="0"/>
                      <a:ext cx="6526414" cy="24208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E3469" w14:textId="77777777" w:rsidR="005D070D" w:rsidRPr="004838AB" w:rsidRDefault="005D070D" w:rsidP="004838AB">
      <w:pPr>
        <w:spacing w:line="360" w:lineRule="auto"/>
      </w:pPr>
    </w:p>
    <w:p w14:paraId="014D9A6F" w14:textId="77777777" w:rsidR="005D070D" w:rsidRPr="004838AB" w:rsidRDefault="005D070D" w:rsidP="004838AB">
      <w:pPr>
        <w:spacing w:line="360" w:lineRule="auto"/>
      </w:pPr>
    </w:p>
    <w:p w14:paraId="192A3239" w14:textId="77777777" w:rsidR="005D070D" w:rsidRPr="004838AB" w:rsidRDefault="005D070D" w:rsidP="004838AB">
      <w:pPr>
        <w:spacing w:line="360" w:lineRule="auto"/>
      </w:pPr>
    </w:p>
    <w:p w14:paraId="02D57A65" w14:textId="77777777" w:rsidR="005D070D" w:rsidRPr="004838AB" w:rsidRDefault="005D070D" w:rsidP="004838AB">
      <w:pPr>
        <w:spacing w:line="360" w:lineRule="auto"/>
      </w:pPr>
    </w:p>
    <w:p w14:paraId="52C530D2" w14:textId="77777777" w:rsidR="005D070D" w:rsidRPr="004838AB" w:rsidRDefault="005D070D" w:rsidP="004838AB">
      <w:pPr>
        <w:spacing w:line="360" w:lineRule="auto"/>
      </w:pPr>
    </w:p>
    <w:p w14:paraId="71EECC5B" w14:textId="77777777" w:rsidR="00571939" w:rsidRPr="004838AB" w:rsidRDefault="00571939" w:rsidP="004838AB">
      <w:pPr>
        <w:spacing w:line="360" w:lineRule="auto"/>
      </w:pPr>
    </w:p>
    <w:p w14:paraId="5B38D44B" w14:textId="77777777" w:rsidR="00571939" w:rsidRPr="004838AB" w:rsidRDefault="005D070D" w:rsidP="003E4613">
      <w:pPr>
        <w:spacing w:line="360" w:lineRule="auto"/>
        <w:ind w:left="0" w:firstLine="0"/>
        <w:jc w:val="left"/>
      </w:pPr>
      <w:r w:rsidRPr="004838AB">
        <w:rPr>
          <w:noProof/>
          <w:lang w:val="en-US" w:eastAsia="en-US"/>
        </w:rPr>
        <mc:AlternateContent>
          <mc:Choice Requires="wps">
            <w:drawing>
              <wp:anchor distT="0" distB="0" distL="114300" distR="114300" simplePos="0" relativeHeight="251654144" behindDoc="0" locked="0" layoutInCell="1" allowOverlap="1" wp14:anchorId="32C74334" wp14:editId="0C774604">
                <wp:simplePos x="0" y="0"/>
                <wp:positionH relativeFrom="column">
                  <wp:posOffset>-107576</wp:posOffset>
                </wp:positionH>
                <wp:positionV relativeFrom="paragraph">
                  <wp:posOffset>221876</wp:posOffset>
                </wp:positionV>
                <wp:extent cx="2958352" cy="222837"/>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2958352" cy="222837"/>
                        </a:xfrm>
                        <a:prstGeom prst="rect">
                          <a:avLst/>
                        </a:prstGeom>
                        <a:solidFill>
                          <a:prstClr val="white"/>
                        </a:solidFill>
                        <a:ln>
                          <a:noFill/>
                        </a:ln>
                        <a:effectLst/>
                      </wps:spPr>
                      <wps:txbx>
                        <w:txbxContent>
                          <w:p w14:paraId="4AEFDE79" w14:textId="3B2C3FE5" w:rsidR="000C269A" w:rsidRPr="005D070D" w:rsidRDefault="000C269A" w:rsidP="005D070D">
                            <w:pPr>
                              <w:pStyle w:val="Caption"/>
                              <w:rPr>
                                <w:i w:val="0"/>
                                <w:noProof/>
                                <w:color w:val="auto"/>
                                <w:sz w:val="24"/>
                                <w:szCs w:val="24"/>
                              </w:rPr>
                            </w:pPr>
                            <w:bookmarkStart w:id="46" w:name="_Toc508039410"/>
                            <w:bookmarkStart w:id="47" w:name="_Toc508039492"/>
                            <w:bookmarkStart w:id="48" w:name="_Toc509850901"/>
                            <w:r w:rsidRPr="005D070D">
                              <w:rPr>
                                <w:i w:val="0"/>
                                <w:color w:val="auto"/>
                                <w:sz w:val="24"/>
                                <w:szCs w:val="24"/>
                              </w:rPr>
                              <w:t xml:space="preserve">Figure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6</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Figure \* ARABIC \s 1 </w:instrText>
                            </w:r>
                            <w:r>
                              <w:rPr>
                                <w:i w:val="0"/>
                                <w:color w:val="auto"/>
                                <w:sz w:val="24"/>
                                <w:szCs w:val="24"/>
                              </w:rPr>
                              <w:fldChar w:fldCharType="separate"/>
                            </w:r>
                            <w:r>
                              <w:rPr>
                                <w:i w:val="0"/>
                                <w:noProof/>
                                <w:color w:val="auto"/>
                                <w:sz w:val="24"/>
                                <w:szCs w:val="24"/>
                              </w:rPr>
                              <w:t>2</w:t>
                            </w:r>
                            <w:r>
                              <w:rPr>
                                <w:i w:val="0"/>
                                <w:color w:val="auto"/>
                                <w:sz w:val="24"/>
                                <w:szCs w:val="24"/>
                              </w:rPr>
                              <w:fldChar w:fldCharType="end"/>
                            </w:r>
                            <w:r w:rsidRPr="005D070D">
                              <w:rPr>
                                <w:i w:val="0"/>
                                <w:color w:val="auto"/>
                                <w:sz w:val="24"/>
                                <w:szCs w:val="24"/>
                              </w:rPr>
                              <w:t xml:space="preserve">: Screen shot of a Map </w:t>
                            </w:r>
                            <w:r>
                              <w:rPr>
                                <w:i w:val="0"/>
                                <w:color w:val="auto"/>
                                <w:sz w:val="24"/>
                                <w:szCs w:val="24"/>
                              </w:rPr>
                              <w:t>w</w:t>
                            </w:r>
                            <w:r w:rsidRPr="005D070D">
                              <w:rPr>
                                <w:i w:val="0"/>
                                <w:color w:val="auto"/>
                                <w:sz w:val="24"/>
                                <w:szCs w:val="24"/>
                              </w:rPr>
                              <w:t>indow</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C74334" id="Text Box 7" o:spid="_x0000_s1028" type="#_x0000_t202" style="position:absolute;margin-left:-8.45pt;margin-top:17.45pt;width:232.95pt;height:17.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" stroked="f">
                <v:textbox inset="0,0,0,0">
                  <w:txbxContent>
                    <w:p w14:paraId="4AEFDE79" w14:textId="3B2C3FE5" w:rsidR="00146ED4" w:rsidRPr="005D070D" w:rsidRDefault="00146ED4" w:rsidP="005D070D">
                      <w:pPr>
                        <w:pStyle w:val="Caption"/>
                        <w:rPr>
                          <w:i w:val="0"/>
                          <w:noProof/>
                          <w:color w:val="auto"/>
                          <w:sz w:val="24"/>
                          <w:szCs w:val="24"/>
                        </w:rPr>
                      </w:pPr>
                      <w:bookmarkStart w:id="48" w:name="_Toc508039410"/>
                      <w:bookmarkStart w:id="49" w:name="_Toc508039492"/>
                      <w:bookmarkStart w:id="50" w:name="_Toc509850901"/>
                      <w:r w:rsidRPr="005D070D">
                        <w:rPr>
                          <w:i w:val="0"/>
                          <w:color w:val="auto"/>
                          <w:sz w:val="24"/>
                          <w:szCs w:val="24"/>
                        </w:rPr>
                        <w:t xml:space="preserve">Figure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6</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Figure \* ARABIC \s 1 </w:instrText>
                      </w:r>
                      <w:r>
                        <w:rPr>
                          <w:i w:val="0"/>
                          <w:color w:val="auto"/>
                          <w:sz w:val="24"/>
                          <w:szCs w:val="24"/>
                        </w:rPr>
                        <w:fldChar w:fldCharType="separate"/>
                      </w:r>
                      <w:r>
                        <w:rPr>
                          <w:i w:val="0"/>
                          <w:noProof/>
                          <w:color w:val="auto"/>
                          <w:sz w:val="24"/>
                          <w:szCs w:val="24"/>
                        </w:rPr>
                        <w:t>2</w:t>
                      </w:r>
                      <w:r>
                        <w:rPr>
                          <w:i w:val="0"/>
                          <w:color w:val="auto"/>
                          <w:sz w:val="24"/>
                          <w:szCs w:val="24"/>
                        </w:rPr>
                        <w:fldChar w:fldCharType="end"/>
                      </w:r>
                      <w:r w:rsidRPr="005D070D">
                        <w:rPr>
                          <w:i w:val="0"/>
                          <w:color w:val="auto"/>
                          <w:sz w:val="24"/>
                          <w:szCs w:val="24"/>
                        </w:rPr>
                        <w:t xml:space="preserve">: Screen shot of a Map </w:t>
                      </w:r>
                      <w:r>
                        <w:rPr>
                          <w:i w:val="0"/>
                          <w:color w:val="auto"/>
                          <w:sz w:val="24"/>
                          <w:szCs w:val="24"/>
                        </w:rPr>
                        <w:t>w</w:t>
                      </w:r>
                      <w:r w:rsidRPr="005D070D">
                        <w:rPr>
                          <w:i w:val="0"/>
                          <w:color w:val="auto"/>
                          <w:sz w:val="24"/>
                          <w:szCs w:val="24"/>
                        </w:rPr>
                        <w:t>indow</w:t>
                      </w:r>
                      <w:bookmarkEnd w:id="48"/>
                      <w:bookmarkEnd w:id="49"/>
                      <w:bookmarkEnd w:id="50"/>
                    </w:p>
                  </w:txbxContent>
                </v:textbox>
              </v:shape>
            </w:pict>
          </mc:Fallback>
        </mc:AlternateContent>
      </w:r>
    </w:p>
    <w:p w14:paraId="2E35395C" w14:textId="742B4659" w:rsidR="00D16410" w:rsidRPr="004838AB" w:rsidRDefault="003E4613" w:rsidP="003E4613">
      <w:pPr>
        <w:tabs>
          <w:tab w:val="left" w:pos="923"/>
        </w:tabs>
        <w:spacing w:line="360" w:lineRule="auto"/>
        <w:ind w:left="0" w:firstLine="0"/>
      </w:pPr>
      <w:r>
        <w:tab/>
      </w:r>
    </w:p>
    <w:p w14:paraId="4AE6386B" w14:textId="06CC1D46" w:rsidR="00EC17D1" w:rsidRPr="004838AB" w:rsidRDefault="00EC17D1" w:rsidP="004838AB">
      <w:pPr>
        <w:spacing w:line="360" w:lineRule="auto"/>
        <w:ind w:left="0" w:firstLine="0"/>
      </w:pPr>
      <w:r w:rsidRPr="004838AB">
        <w:rPr>
          <w:u w:val="single"/>
        </w:rPr>
        <w:lastRenderedPageBreak/>
        <w:t>Search Feature:</w:t>
      </w:r>
      <w:r w:rsidRPr="004838AB">
        <w:t xml:space="preserve"> User shall key in a particular location for which weather forecast information or Advisories are required</w:t>
      </w:r>
      <w:r w:rsidR="00307BC2">
        <w:t>.</w:t>
      </w:r>
    </w:p>
    <w:p w14:paraId="7D0F2AF9" w14:textId="77777777" w:rsidR="00D16410" w:rsidRPr="004838AB" w:rsidRDefault="00EC17D1" w:rsidP="004838AB">
      <w:pPr>
        <w:spacing w:line="360" w:lineRule="auto"/>
        <w:ind w:left="0" w:firstLine="0"/>
      </w:pPr>
      <w:r w:rsidRPr="004838AB">
        <w:rPr>
          <w:noProof/>
          <w:lang w:val="en-US" w:eastAsia="en-US"/>
        </w:rPr>
        <w:drawing>
          <wp:inline distT="0" distB="0" distL="0" distR="0" wp14:anchorId="77DA1E66" wp14:editId="56C5BAA1">
            <wp:extent cx="5943177" cy="2630245"/>
            <wp:effectExtent l="0" t="0" r="635" b="0"/>
            <wp:docPr id="17" name="Picture 17" descr="G:\SINED\FYP\FYP 2\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INED\FYP\FYP 2\Captur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836" cy="2631864"/>
                    </a:xfrm>
                    <a:prstGeom prst="rect">
                      <a:avLst/>
                    </a:prstGeom>
                    <a:noFill/>
                    <a:ln>
                      <a:noFill/>
                    </a:ln>
                  </pic:spPr>
                </pic:pic>
              </a:graphicData>
            </a:graphic>
          </wp:inline>
        </w:drawing>
      </w:r>
    </w:p>
    <w:p w14:paraId="49F084F2" w14:textId="77777777" w:rsidR="00EC17D1" w:rsidRPr="000C1079" w:rsidRDefault="00D16410" w:rsidP="000C1079">
      <w:pPr>
        <w:spacing w:line="360" w:lineRule="auto"/>
        <w:ind w:left="0" w:firstLine="0"/>
      </w:pPr>
      <w:r w:rsidRPr="004838AB">
        <w:rPr>
          <w:noProof/>
          <w:lang w:val="en-US" w:eastAsia="en-US"/>
        </w:rPr>
        <mc:AlternateContent>
          <mc:Choice Requires="wps">
            <w:drawing>
              <wp:anchor distT="0" distB="0" distL="114300" distR="114300" simplePos="0" relativeHeight="251663360" behindDoc="0" locked="0" layoutInCell="1" allowOverlap="1" wp14:anchorId="2A309905" wp14:editId="7A958EA6">
                <wp:simplePos x="0" y="0"/>
                <wp:positionH relativeFrom="margin">
                  <wp:align>left</wp:align>
                </wp:positionH>
                <wp:positionV relativeFrom="paragraph">
                  <wp:posOffset>105940</wp:posOffset>
                </wp:positionV>
                <wp:extent cx="2907660" cy="635"/>
                <wp:effectExtent l="0" t="0" r="7620" b="2540"/>
                <wp:wrapNone/>
                <wp:docPr id="19" name="Text Box 19"/>
                <wp:cNvGraphicFramePr/>
                <a:graphic xmlns:a="http://schemas.openxmlformats.org/drawingml/2006/main">
                  <a:graphicData uri="http://schemas.microsoft.com/office/word/2010/wordprocessingShape">
                    <wps:wsp>
                      <wps:cNvSpPr txBox="1"/>
                      <wps:spPr>
                        <a:xfrm>
                          <a:off x="0" y="0"/>
                          <a:ext cx="2907660" cy="635"/>
                        </a:xfrm>
                        <a:prstGeom prst="rect">
                          <a:avLst/>
                        </a:prstGeom>
                        <a:solidFill>
                          <a:prstClr val="white"/>
                        </a:solidFill>
                        <a:ln>
                          <a:noFill/>
                        </a:ln>
                        <a:effectLst/>
                      </wps:spPr>
                      <wps:txbx>
                        <w:txbxContent>
                          <w:p w14:paraId="2023072D" w14:textId="03E26973" w:rsidR="000C269A" w:rsidRPr="00D16410" w:rsidRDefault="000C269A" w:rsidP="00D16410">
                            <w:pPr>
                              <w:pStyle w:val="Caption"/>
                              <w:rPr>
                                <w:i w:val="0"/>
                                <w:color w:val="000000"/>
                                <w:sz w:val="24"/>
                                <w:szCs w:val="24"/>
                              </w:rPr>
                            </w:pPr>
                            <w:bookmarkStart w:id="49" w:name="_Toc508039411"/>
                            <w:bookmarkStart w:id="50" w:name="_Toc508039493"/>
                            <w:bookmarkStart w:id="51" w:name="_Toc509850902"/>
                            <w:r w:rsidRPr="00D16410">
                              <w:rPr>
                                <w:i w:val="0"/>
                                <w:sz w:val="24"/>
                                <w:szCs w:val="24"/>
                              </w:rPr>
                              <w:t xml:space="preserve">Figure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6</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Figure \* ARABIC \s 1 </w:instrText>
                            </w:r>
                            <w:r>
                              <w:rPr>
                                <w:i w:val="0"/>
                                <w:sz w:val="24"/>
                                <w:szCs w:val="24"/>
                              </w:rPr>
                              <w:fldChar w:fldCharType="separate"/>
                            </w:r>
                            <w:r>
                              <w:rPr>
                                <w:i w:val="0"/>
                                <w:noProof/>
                                <w:sz w:val="24"/>
                                <w:szCs w:val="24"/>
                              </w:rPr>
                              <w:t>3</w:t>
                            </w:r>
                            <w:r>
                              <w:rPr>
                                <w:i w:val="0"/>
                                <w:sz w:val="24"/>
                                <w:szCs w:val="24"/>
                              </w:rPr>
                              <w:fldChar w:fldCharType="end"/>
                            </w:r>
                            <w:r w:rsidRPr="00D16410">
                              <w:rPr>
                                <w:i w:val="0"/>
                                <w:sz w:val="24"/>
                                <w:szCs w:val="24"/>
                              </w:rPr>
                              <w:t>:</w:t>
                            </w:r>
                            <w:r>
                              <w:rPr>
                                <w:i w:val="0"/>
                                <w:sz w:val="24"/>
                                <w:szCs w:val="24"/>
                              </w:rPr>
                              <w:t xml:space="preserve"> Screen shot for Search </w:t>
                            </w:r>
                            <w:bookmarkEnd w:id="49"/>
                            <w:bookmarkEnd w:id="50"/>
                            <w:r>
                              <w:rPr>
                                <w:i w:val="0"/>
                                <w:sz w:val="24"/>
                                <w:szCs w:val="24"/>
                              </w:rPr>
                              <w:t>feature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A309905" id="Text Box 19" o:spid="_x0000_s1029" type="#_x0000_t202" style="position:absolute;left:0;text-align:left;margin-left:0;margin-top:8.35pt;width:228.95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" stroked="f">
                <v:textbox style="mso-fit-shape-to-text:t" inset="0,0,0,0">
                  <w:txbxContent>
                    <w:p w14:paraId="2023072D" w14:textId="03E26973" w:rsidR="00146ED4" w:rsidRPr="00D16410" w:rsidRDefault="00146ED4" w:rsidP="00D16410">
                      <w:pPr>
                        <w:pStyle w:val="Caption"/>
                        <w:rPr>
                          <w:i w:val="0"/>
                          <w:color w:val="000000"/>
                          <w:sz w:val="24"/>
                          <w:szCs w:val="24"/>
                        </w:rPr>
                      </w:pPr>
                      <w:bookmarkStart w:id="54" w:name="_Toc508039411"/>
                      <w:bookmarkStart w:id="55" w:name="_Toc508039493"/>
                      <w:bookmarkStart w:id="56" w:name="_Toc509850902"/>
                      <w:r w:rsidRPr="00D16410">
                        <w:rPr>
                          <w:i w:val="0"/>
                          <w:sz w:val="24"/>
                          <w:szCs w:val="24"/>
                        </w:rPr>
                        <w:t xml:space="preserve">Figure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6</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Figure \* ARABIC \s 1 </w:instrText>
                      </w:r>
                      <w:r>
                        <w:rPr>
                          <w:i w:val="0"/>
                          <w:sz w:val="24"/>
                          <w:szCs w:val="24"/>
                        </w:rPr>
                        <w:fldChar w:fldCharType="separate"/>
                      </w:r>
                      <w:r>
                        <w:rPr>
                          <w:i w:val="0"/>
                          <w:noProof/>
                          <w:sz w:val="24"/>
                          <w:szCs w:val="24"/>
                        </w:rPr>
                        <w:t>3</w:t>
                      </w:r>
                      <w:r>
                        <w:rPr>
                          <w:i w:val="0"/>
                          <w:sz w:val="24"/>
                          <w:szCs w:val="24"/>
                        </w:rPr>
                        <w:fldChar w:fldCharType="end"/>
                      </w:r>
                      <w:r w:rsidRPr="00D16410">
                        <w:rPr>
                          <w:i w:val="0"/>
                          <w:sz w:val="24"/>
                          <w:szCs w:val="24"/>
                        </w:rPr>
                        <w:t>:</w:t>
                      </w:r>
                      <w:r>
                        <w:rPr>
                          <w:i w:val="0"/>
                          <w:sz w:val="24"/>
                          <w:szCs w:val="24"/>
                        </w:rPr>
                        <w:t xml:space="preserve"> Screen shot for Search </w:t>
                      </w:r>
                      <w:bookmarkEnd w:id="54"/>
                      <w:bookmarkEnd w:id="55"/>
                      <w:r>
                        <w:rPr>
                          <w:i w:val="0"/>
                          <w:sz w:val="24"/>
                          <w:szCs w:val="24"/>
                        </w:rPr>
                        <w:t>feature</w:t>
                      </w:r>
                      <w:bookmarkEnd w:id="56"/>
                    </w:p>
                  </w:txbxContent>
                </v:textbox>
                <w10:wrap anchorx="margin"/>
              </v:shape>
            </w:pict>
          </mc:Fallback>
        </mc:AlternateContent>
      </w:r>
    </w:p>
    <w:p w14:paraId="763BEACC" w14:textId="77777777" w:rsidR="0043518C" w:rsidRDefault="0043518C" w:rsidP="004838AB">
      <w:pPr>
        <w:spacing w:line="360" w:lineRule="auto"/>
        <w:ind w:left="0" w:firstLine="0"/>
        <w:rPr>
          <w:u w:val="single"/>
        </w:rPr>
      </w:pPr>
    </w:p>
    <w:p w14:paraId="2B2926BC" w14:textId="77777777" w:rsidR="00D16410" w:rsidRPr="004838AB" w:rsidRDefault="005C564E" w:rsidP="004838AB">
      <w:pPr>
        <w:spacing w:line="360" w:lineRule="auto"/>
        <w:ind w:left="0" w:firstLine="0"/>
      </w:pPr>
      <w:r w:rsidRPr="004838AB">
        <w:rPr>
          <w:u w:val="single"/>
        </w:rPr>
        <w:t>Login Feature:</w:t>
      </w:r>
      <w:r w:rsidRPr="004838AB">
        <w:t xml:space="preserve"> Admin shall be prompted to enter valid credentials that include username and password.</w:t>
      </w:r>
      <w:r w:rsidRPr="004838AB">
        <w:rPr>
          <w:noProof/>
        </w:rPr>
        <w:t xml:space="preserve"> </w:t>
      </w:r>
      <w:r w:rsidR="00EC17D1" w:rsidRPr="004838AB">
        <w:rPr>
          <w:noProof/>
          <w:lang w:val="en-US" w:eastAsia="en-US"/>
        </w:rPr>
        <w:drawing>
          <wp:inline distT="0" distB="0" distL="0" distR="0" wp14:anchorId="1A37A83C" wp14:editId="568E602D">
            <wp:extent cx="5938392" cy="2022437"/>
            <wp:effectExtent l="0" t="0" r="5715" b="0"/>
            <wp:docPr id="18" name="Picture 18" descr="G:\SINED\FYP\FYP 2\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INED\FYP\FYP 2\Capture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6685" cy="2032073"/>
                    </a:xfrm>
                    <a:prstGeom prst="rect">
                      <a:avLst/>
                    </a:prstGeom>
                    <a:noFill/>
                    <a:ln>
                      <a:noFill/>
                    </a:ln>
                  </pic:spPr>
                </pic:pic>
              </a:graphicData>
            </a:graphic>
          </wp:inline>
        </w:drawing>
      </w:r>
    </w:p>
    <w:p w14:paraId="64BFC692" w14:textId="77777777" w:rsidR="00D16410" w:rsidRPr="004838AB" w:rsidRDefault="00D16410" w:rsidP="004838AB">
      <w:pPr>
        <w:spacing w:line="360" w:lineRule="auto"/>
        <w:ind w:left="0" w:firstLine="0"/>
      </w:pPr>
      <w:r w:rsidRPr="004838AB">
        <w:rPr>
          <w:noProof/>
          <w:lang w:val="en-US" w:eastAsia="en-US"/>
        </w:rPr>
        <mc:AlternateContent>
          <mc:Choice Requires="wps">
            <w:drawing>
              <wp:anchor distT="0" distB="0" distL="114300" distR="114300" simplePos="0" relativeHeight="251666432" behindDoc="0" locked="0" layoutInCell="1" allowOverlap="1" wp14:anchorId="302D1644" wp14:editId="2F0C9184">
                <wp:simplePos x="0" y="0"/>
                <wp:positionH relativeFrom="column">
                  <wp:posOffset>-39141</wp:posOffset>
                </wp:positionH>
                <wp:positionV relativeFrom="paragraph">
                  <wp:posOffset>41042</wp:posOffset>
                </wp:positionV>
                <wp:extent cx="3058964" cy="635"/>
                <wp:effectExtent l="0" t="0" r="8255" b="2540"/>
                <wp:wrapNone/>
                <wp:docPr id="20" name="Text Box 20"/>
                <wp:cNvGraphicFramePr/>
                <a:graphic xmlns:a="http://schemas.openxmlformats.org/drawingml/2006/main">
                  <a:graphicData uri="http://schemas.microsoft.com/office/word/2010/wordprocessingShape">
                    <wps:wsp>
                      <wps:cNvSpPr txBox="1"/>
                      <wps:spPr>
                        <a:xfrm>
                          <a:off x="0" y="0"/>
                          <a:ext cx="3058964" cy="635"/>
                        </a:xfrm>
                        <a:prstGeom prst="rect">
                          <a:avLst/>
                        </a:prstGeom>
                        <a:solidFill>
                          <a:prstClr val="white"/>
                        </a:solidFill>
                        <a:ln>
                          <a:noFill/>
                        </a:ln>
                        <a:effectLst/>
                      </wps:spPr>
                      <wps:txbx>
                        <w:txbxContent>
                          <w:p w14:paraId="28CFCCBC" w14:textId="28BE3D92" w:rsidR="000C269A" w:rsidRPr="00D16410" w:rsidRDefault="000C269A" w:rsidP="00D16410">
                            <w:pPr>
                              <w:pStyle w:val="Caption"/>
                              <w:rPr>
                                <w:i w:val="0"/>
                                <w:noProof/>
                                <w:color w:val="000000"/>
                                <w:sz w:val="24"/>
                                <w:szCs w:val="24"/>
                              </w:rPr>
                            </w:pPr>
                            <w:bookmarkStart w:id="52" w:name="_Toc508039412"/>
                            <w:bookmarkStart w:id="53" w:name="_Toc508039494"/>
                            <w:bookmarkStart w:id="54" w:name="_Toc509850903"/>
                            <w:r w:rsidRPr="00D16410">
                              <w:rPr>
                                <w:i w:val="0"/>
                                <w:sz w:val="24"/>
                                <w:szCs w:val="24"/>
                              </w:rPr>
                              <w:t xml:space="preserve">Figure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6</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Figure \* ARABIC \s 1 </w:instrText>
                            </w:r>
                            <w:r>
                              <w:rPr>
                                <w:i w:val="0"/>
                                <w:sz w:val="24"/>
                                <w:szCs w:val="24"/>
                              </w:rPr>
                              <w:fldChar w:fldCharType="separate"/>
                            </w:r>
                            <w:r>
                              <w:rPr>
                                <w:i w:val="0"/>
                                <w:noProof/>
                                <w:sz w:val="24"/>
                                <w:szCs w:val="24"/>
                              </w:rPr>
                              <w:t>4</w:t>
                            </w:r>
                            <w:r>
                              <w:rPr>
                                <w:i w:val="0"/>
                                <w:sz w:val="24"/>
                                <w:szCs w:val="24"/>
                              </w:rPr>
                              <w:fldChar w:fldCharType="end"/>
                            </w:r>
                            <w:r>
                              <w:rPr>
                                <w:i w:val="0"/>
                                <w:sz w:val="24"/>
                                <w:szCs w:val="24"/>
                              </w:rPr>
                              <w:t xml:space="preserve">: Screen shot for Login </w:t>
                            </w:r>
                            <w:bookmarkEnd w:id="52"/>
                            <w:bookmarkEnd w:id="53"/>
                            <w:r>
                              <w:rPr>
                                <w:i w:val="0"/>
                                <w:sz w:val="24"/>
                                <w:szCs w:val="24"/>
                              </w:rPr>
                              <w:t>feature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302D1644" id="Text Box 20" o:spid="_x0000_s1030" type="#_x0000_t202" style="position:absolute;left:0;text-align:left;margin-left:-3.1pt;margin-top:3.25pt;width:240.8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HY7NQ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" stroked="f">
                <v:textbox style="mso-fit-shape-to-text:t" inset="0,0,0,0">
                  <w:txbxContent>
                    <w:p w14:paraId="28CFCCBC" w14:textId="28BE3D92" w:rsidR="00146ED4" w:rsidRPr="00D16410" w:rsidRDefault="00146ED4" w:rsidP="00D16410">
                      <w:pPr>
                        <w:pStyle w:val="Caption"/>
                        <w:rPr>
                          <w:i w:val="0"/>
                          <w:noProof/>
                          <w:color w:val="000000"/>
                          <w:sz w:val="24"/>
                          <w:szCs w:val="24"/>
                        </w:rPr>
                      </w:pPr>
                      <w:bookmarkStart w:id="60" w:name="_Toc508039412"/>
                      <w:bookmarkStart w:id="61" w:name="_Toc508039494"/>
                      <w:bookmarkStart w:id="62" w:name="_Toc509850903"/>
                      <w:r w:rsidRPr="00D16410">
                        <w:rPr>
                          <w:i w:val="0"/>
                          <w:sz w:val="24"/>
                          <w:szCs w:val="24"/>
                        </w:rPr>
                        <w:t xml:space="preserve">Figure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6</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Figure \* ARABIC \s 1 </w:instrText>
                      </w:r>
                      <w:r>
                        <w:rPr>
                          <w:i w:val="0"/>
                          <w:sz w:val="24"/>
                          <w:szCs w:val="24"/>
                        </w:rPr>
                        <w:fldChar w:fldCharType="separate"/>
                      </w:r>
                      <w:r>
                        <w:rPr>
                          <w:i w:val="0"/>
                          <w:noProof/>
                          <w:sz w:val="24"/>
                          <w:szCs w:val="24"/>
                        </w:rPr>
                        <w:t>4</w:t>
                      </w:r>
                      <w:r>
                        <w:rPr>
                          <w:i w:val="0"/>
                          <w:sz w:val="24"/>
                          <w:szCs w:val="24"/>
                        </w:rPr>
                        <w:fldChar w:fldCharType="end"/>
                      </w:r>
                      <w:r>
                        <w:rPr>
                          <w:i w:val="0"/>
                          <w:sz w:val="24"/>
                          <w:szCs w:val="24"/>
                        </w:rPr>
                        <w:t xml:space="preserve">: Screen shot for Login </w:t>
                      </w:r>
                      <w:bookmarkEnd w:id="60"/>
                      <w:bookmarkEnd w:id="61"/>
                      <w:r>
                        <w:rPr>
                          <w:i w:val="0"/>
                          <w:sz w:val="24"/>
                          <w:szCs w:val="24"/>
                        </w:rPr>
                        <w:t>feature</w:t>
                      </w:r>
                      <w:bookmarkEnd w:id="62"/>
                    </w:p>
                  </w:txbxContent>
                </v:textbox>
              </v:shape>
            </w:pict>
          </mc:Fallback>
        </mc:AlternateContent>
      </w:r>
    </w:p>
    <w:p w14:paraId="2C31CBCC" w14:textId="772E1814" w:rsidR="00407177" w:rsidRPr="004838AB" w:rsidRDefault="00407177" w:rsidP="004838AB">
      <w:pPr>
        <w:spacing w:line="360" w:lineRule="auto"/>
        <w:ind w:left="0" w:firstLine="0"/>
      </w:pPr>
      <w:r w:rsidRPr="004838AB">
        <w:rPr>
          <w:u w:val="single"/>
        </w:rPr>
        <w:lastRenderedPageBreak/>
        <w:t>Advisory Window:</w:t>
      </w:r>
      <w:r w:rsidRPr="004838AB">
        <w:t xml:space="preserve"> </w:t>
      </w:r>
      <w:r w:rsidR="008340C8" w:rsidRPr="004838AB">
        <w:t xml:space="preserve">Having </w:t>
      </w:r>
      <w:r w:rsidRPr="004838AB">
        <w:t>selected a category such as Agriculture, user shall be presented wi</w:t>
      </w:r>
      <w:r w:rsidR="00EA3581">
        <w:t xml:space="preserve">th a window as shown in figure </w:t>
      </w:r>
      <w:r w:rsidR="00814E72">
        <w:t>6.5</w:t>
      </w:r>
      <w:r w:rsidR="00814E72" w:rsidRPr="004838AB">
        <w:t xml:space="preserve"> </w:t>
      </w:r>
      <w:r w:rsidRPr="004838AB">
        <w:t>below.</w:t>
      </w:r>
    </w:p>
    <w:p w14:paraId="0D641526" w14:textId="77777777" w:rsidR="00571939" w:rsidRPr="004838AB" w:rsidRDefault="0057417F" w:rsidP="004838AB">
      <w:pPr>
        <w:spacing w:line="360" w:lineRule="auto"/>
      </w:pPr>
      <w:r w:rsidRPr="004838AB">
        <w:rPr>
          <w:noProof/>
          <w:lang w:val="en-US" w:eastAsia="en-US"/>
        </w:rPr>
        <w:drawing>
          <wp:anchor distT="0" distB="0" distL="114300" distR="114300" simplePos="0" relativeHeight="251651072" behindDoc="0" locked="0" layoutInCell="1" allowOverlap="1" wp14:anchorId="61B80FA9" wp14:editId="10372F67">
            <wp:simplePos x="0" y="0"/>
            <wp:positionH relativeFrom="margin">
              <wp:align>center</wp:align>
            </wp:positionH>
            <wp:positionV relativeFrom="paragraph">
              <wp:posOffset>-635</wp:posOffset>
            </wp:positionV>
            <wp:extent cx="6660515" cy="3340510"/>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t="9407" b="9635"/>
                    <a:stretch/>
                  </pic:blipFill>
                  <pic:spPr bwMode="auto">
                    <a:xfrm>
                      <a:off x="0" y="0"/>
                      <a:ext cx="6664102" cy="33423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8C0395" w14:textId="77777777" w:rsidR="00571939" w:rsidRPr="004838AB" w:rsidRDefault="00571939" w:rsidP="004838AB">
      <w:pPr>
        <w:spacing w:line="360" w:lineRule="auto"/>
      </w:pPr>
    </w:p>
    <w:p w14:paraId="3D724E7C" w14:textId="77777777" w:rsidR="00571939" w:rsidRPr="004838AB" w:rsidRDefault="00571939" w:rsidP="004838AB">
      <w:pPr>
        <w:spacing w:line="360" w:lineRule="auto"/>
      </w:pPr>
    </w:p>
    <w:p w14:paraId="6539BF57" w14:textId="77777777" w:rsidR="00571939" w:rsidRPr="004838AB" w:rsidRDefault="00571939" w:rsidP="004838AB">
      <w:pPr>
        <w:spacing w:line="360" w:lineRule="auto"/>
      </w:pPr>
    </w:p>
    <w:p w14:paraId="736E53B4" w14:textId="77777777" w:rsidR="00571939" w:rsidRPr="004838AB" w:rsidRDefault="00571939" w:rsidP="004838AB">
      <w:pPr>
        <w:spacing w:line="360" w:lineRule="auto"/>
      </w:pPr>
    </w:p>
    <w:p w14:paraId="6A8E1E31" w14:textId="77777777" w:rsidR="00571939" w:rsidRPr="004838AB" w:rsidRDefault="00571939" w:rsidP="004838AB">
      <w:pPr>
        <w:spacing w:line="360" w:lineRule="auto"/>
      </w:pPr>
    </w:p>
    <w:p w14:paraId="69293D1A" w14:textId="77777777" w:rsidR="00571939" w:rsidRPr="004838AB" w:rsidRDefault="00571939" w:rsidP="004838AB">
      <w:pPr>
        <w:spacing w:line="360" w:lineRule="auto"/>
      </w:pPr>
    </w:p>
    <w:p w14:paraId="6E19FF96" w14:textId="77777777" w:rsidR="00571939" w:rsidRPr="004838AB" w:rsidRDefault="00571939" w:rsidP="004838AB">
      <w:pPr>
        <w:spacing w:line="360" w:lineRule="auto"/>
      </w:pPr>
    </w:p>
    <w:p w14:paraId="766F01F8" w14:textId="77777777" w:rsidR="00571939" w:rsidRPr="004838AB" w:rsidRDefault="00571939" w:rsidP="004838AB">
      <w:pPr>
        <w:spacing w:line="360" w:lineRule="auto"/>
      </w:pPr>
    </w:p>
    <w:p w14:paraId="1BAB7744" w14:textId="77777777" w:rsidR="00571939" w:rsidRPr="004838AB" w:rsidRDefault="00571939" w:rsidP="004838AB">
      <w:pPr>
        <w:spacing w:line="360" w:lineRule="auto"/>
      </w:pPr>
    </w:p>
    <w:p w14:paraId="1C0B1C09" w14:textId="77777777" w:rsidR="00571939" w:rsidRPr="004838AB" w:rsidRDefault="00957E6C" w:rsidP="00170F8B">
      <w:pPr>
        <w:spacing w:after="519" w:line="360" w:lineRule="auto"/>
        <w:ind w:left="0" w:firstLine="0"/>
      </w:pPr>
      <w:r w:rsidRPr="004838AB">
        <w:rPr>
          <w:noProof/>
          <w:lang w:val="en-US" w:eastAsia="en-US"/>
        </w:rPr>
        <mc:AlternateContent>
          <mc:Choice Requires="wps">
            <w:drawing>
              <wp:anchor distT="0" distB="0" distL="114300" distR="114300" simplePos="0" relativeHeight="251660288" behindDoc="0" locked="0" layoutInCell="1" allowOverlap="1" wp14:anchorId="74E1D9CC" wp14:editId="3022299B">
                <wp:simplePos x="0" y="0"/>
                <wp:positionH relativeFrom="column">
                  <wp:posOffset>-193638</wp:posOffset>
                </wp:positionH>
                <wp:positionV relativeFrom="paragraph">
                  <wp:posOffset>134620</wp:posOffset>
                </wp:positionV>
                <wp:extent cx="3420932" cy="635"/>
                <wp:effectExtent l="0" t="0" r="8255" b="2540"/>
                <wp:wrapNone/>
                <wp:docPr id="8" name="Text Box 8"/>
                <wp:cNvGraphicFramePr/>
                <a:graphic xmlns:a="http://schemas.openxmlformats.org/drawingml/2006/main">
                  <a:graphicData uri="http://schemas.microsoft.com/office/word/2010/wordprocessingShape">
                    <wps:wsp>
                      <wps:cNvSpPr txBox="1"/>
                      <wps:spPr>
                        <a:xfrm>
                          <a:off x="0" y="0"/>
                          <a:ext cx="3420932" cy="635"/>
                        </a:xfrm>
                        <a:prstGeom prst="rect">
                          <a:avLst/>
                        </a:prstGeom>
                        <a:solidFill>
                          <a:prstClr val="white"/>
                        </a:solidFill>
                        <a:ln>
                          <a:noFill/>
                        </a:ln>
                        <a:effectLst/>
                      </wps:spPr>
                      <wps:txbx>
                        <w:txbxContent>
                          <w:p w14:paraId="35870E15" w14:textId="6BBA0A88" w:rsidR="000C269A" w:rsidRPr="00EB69D9" w:rsidRDefault="000C269A" w:rsidP="005D070D">
                            <w:pPr>
                              <w:pStyle w:val="Caption"/>
                              <w:rPr>
                                <w:i w:val="0"/>
                                <w:noProof/>
                                <w:color w:val="auto"/>
                                <w:sz w:val="24"/>
                                <w:szCs w:val="24"/>
                              </w:rPr>
                            </w:pPr>
                            <w:bookmarkStart w:id="55" w:name="_Toc508039413"/>
                            <w:bookmarkStart w:id="56" w:name="_Toc508039495"/>
                            <w:bookmarkStart w:id="57" w:name="_Toc509850904"/>
                            <w:r w:rsidRPr="00EB69D9">
                              <w:rPr>
                                <w:i w:val="0"/>
                                <w:color w:val="auto"/>
                                <w:sz w:val="24"/>
                                <w:szCs w:val="24"/>
                              </w:rPr>
                              <w:t xml:space="preserve">Figure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6</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Figure \* ARABIC \s 1 </w:instrText>
                            </w:r>
                            <w:r>
                              <w:rPr>
                                <w:i w:val="0"/>
                                <w:color w:val="auto"/>
                                <w:sz w:val="24"/>
                                <w:szCs w:val="24"/>
                              </w:rPr>
                              <w:fldChar w:fldCharType="separate"/>
                            </w:r>
                            <w:r>
                              <w:rPr>
                                <w:i w:val="0"/>
                                <w:noProof/>
                                <w:color w:val="auto"/>
                                <w:sz w:val="24"/>
                                <w:szCs w:val="24"/>
                              </w:rPr>
                              <w:t>5</w:t>
                            </w:r>
                            <w:r>
                              <w:rPr>
                                <w:i w:val="0"/>
                                <w:color w:val="auto"/>
                                <w:sz w:val="24"/>
                                <w:szCs w:val="24"/>
                              </w:rPr>
                              <w:fldChar w:fldCharType="end"/>
                            </w:r>
                            <w:r w:rsidRPr="00EB69D9">
                              <w:rPr>
                                <w:i w:val="0"/>
                                <w:color w:val="auto"/>
                                <w:sz w:val="24"/>
                                <w:szCs w:val="24"/>
                              </w:rPr>
                              <w:t xml:space="preserve">: Screenshot of an </w:t>
                            </w:r>
                            <w:r>
                              <w:rPr>
                                <w:i w:val="0"/>
                                <w:color w:val="auto"/>
                                <w:sz w:val="24"/>
                                <w:szCs w:val="24"/>
                              </w:rPr>
                              <w:t>A</w:t>
                            </w:r>
                            <w:r w:rsidRPr="00EB69D9">
                              <w:rPr>
                                <w:i w:val="0"/>
                                <w:color w:val="auto"/>
                                <w:sz w:val="24"/>
                                <w:szCs w:val="24"/>
                              </w:rPr>
                              <w:t>dvisory window</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74E1D9CC" id="Text Box 8" o:spid="_x0000_s1031" type="#_x0000_t202" style="position:absolute;left:0;text-align:left;margin-left:-15.25pt;margin-top:10.6pt;width:269.3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" stroked="f">
                <v:textbox style="mso-fit-shape-to-text:t" inset="0,0,0,0">
                  <w:txbxContent>
                    <w:p w14:paraId="35870E15" w14:textId="6BBA0A88" w:rsidR="00146ED4" w:rsidRPr="00EB69D9" w:rsidRDefault="00146ED4" w:rsidP="005D070D">
                      <w:pPr>
                        <w:pStyle w:val="Caption"/>
                        <w:rPr>
                          <w:i w:val="0"/>
                          <w:noProof/>
                          <w:color w:val="auto"/>
                          <w:sz w:val="24"/>
                          <w:szCs w:val="24"/>
                        </w:rPr>
                      </w:pPr>
                      <w:bookmarkStart w:id="66" w:name="_Toc508039413"/>
                      <w:bookmarkStart w:id="67" w:name="_Toc508039495"/>
                      <w:bookmarkStart w:id="68" w:name="_Toc509850904"/>
                      <w:r w:rsidRPr="00EB69D9">
                        <w:rPr>
                          <w:i w:val="0"/>
                          <w:color w:val="auto"/>
                          <w:sz w:val="24"/>
                          <w:szCs w:val="24"/>
                        </w:rPr>
                        <w:t xml:space="preserve">Figure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6</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Figure \* ARABIC \s 1 </w:instrText>
                      </w:r>
                      <w:r>
                        <w:rPr>
                          <w:i w:val="0"/>
                          <w:color w:val="auto"/>
                          <w:sz w:val="24"/>
                          <w:szCs w:val="24"/>
                        </w:rPr>
                        <w:fldChar w:fldCharType="separate"/>
                      </w:r>
                      <w:r>
                        <w:rPr>
                          <w:i w:val="0"/>
                          <w:noProof/>
                          <w:color w:val="auto"/>
                          <w:sz w:val="24"/>
                          <w:szCs w:val="24"/>
                        </w:rPr>
                        <w:t>5</w:t>
                      </w:r>
                      <w:r>
                        <w:rPr>
                          <w:i w:val="0"/>
                          <w:color w:val="auto"/>
                          <w:sz w:val="24"/>
                          <w:szCs w:val="24"/>
                        </w:rPr>
                        <w:fldChar w:fldCharType="end"/>
                      </w:r>
                      <w:r w:rsidRPr="00EB69D9">
                        <w:rPr>
                          <w:i w:val="0"/>
                          <w:color w:val="auto"/>
                          <w:sz w:val="24"/>
                          <w:szCs w:val="24"/>
                        </w:rPr>
                        <w:t xml:space="preserve">: Screenshot of an </w:t>
                      </w:r>
                      <w:r>
                        <w:rPr>
                          <w:i w:val="0"/>
                          <w:color w:val="auto"/>
                          <w:sz w:val="24"/>
                          <w:szCs w:val="24"/>
                        </w:rPr>
                        <w:t>A</w:t>
                      </w:r>
                      <w:r w:rsidRPr="00EB69D9">
                        <w:rPr>
                          <w:i w:val="0"/>
                          <w:color w:val="auto"/>
                          <w:sz w:val="24"/>
                          <w:szCs w:val="24"/>
                        </w:rPr>
                        <w:t>dvisory window</w:t>
                      </w:r>
                      <w:bookmarkEnd w:id="66"/>
                      <w:bookmarkEnd w:id="67"/>
                      <w:bookmarkEnd w:id="68"/>
                    </w:p>
                  </w:txbxContent>
                </v:textbox>
              </v:shape>
            </w:pict>
          </mc:Fallback>
        </mc:AlternateContent>
      </w:r>
    </w:p>
    <w:p w14:paraId="713F3ED0" w14:textId="77777777" w:rsidR="00170F8B" w:rsidRDefault="00170F8B" w:rsidP="000C1079">
      <w:pPr>
        <w:spacing w:line="360" w:lineRule="auto"/>
        <w:ind w:left="0" w:firstLine="0"/>
      </w:pPr>
    </w:p>
    <w:p w14:paraId="22599E96" w14:textId="77777777" w:rsidR="00170F8B" w:rsidRDefault="00170F8B" w:rsidP="000C1079">
      <w:pPr>
        <w:spacing w:line="360" w:lineRule="auto"/>
        <w:ind w:left="0" w:firstLine="0"/>
      </w:pPr>
    </w:p>
    <w:p w14:paraId="63259F0E" w14:textId="77777777" w:rsidR="00170F8B" w:rsidRDefault="00170F8B" w:rsidP="000C1079">
      <w:pPr>
        <w:spacing w:line="360" w:lineRule="auto"/>
        <w:ind w:left="0" w:firstLine="0"/>
      </w:pPr>
    </w:p>
    <w:p w14:paraId="3553CFA0" w14:textId="77777777" w:rsidR="008D05C7" w:rsidRDefault="008D05C7" w:rsidP="000C1079">
      <w:pPr>
        <w:spacing w:line="360" w:lineRule="auto"/>
        <w:ind w:left="0" w:firstLine="0"/>
      </w:pPr>
    </w:p>
    <w:p w14:paraId="6B510A69" w14:textId="77777777" w:rsidR="008D05C7" w:rsidRDefault="008D05C7" w:rsidP="000C1079">
      <w:pPr>
        <w:spacing w:line="360" w:lineRule="auto"/>
        <w:ind w:left="0" w:firstLine="0"/>
      </w:pPr>
    </w:p>
    <w:p w14:paraId="1F093D75" w14:textId="77777777" w:rsidR="008D05C7" w:rsidRDefault="008D05C7" w:rsidP="000C1079">
      <w:pPr>
        <w:spacing w:line="360" w:lineRule="auto"/>
        <w:ind w:left="0" w:firstLine="0"/>
      </w:pPr>
    </w:p>
    <w:p w14:paraId="408766C7" w14:textId="77777777" w:rsidR="008D05C7" w:rsidRDefault="008D05C7" w:rsidP="000C1079">
      <w:pPr>
        <w:spacing w:line="360" w:lineRule="auto"/>
        <w:ind w:left="0" w:firstLine="0"/>
      </w:pPr>
    </w:p>
    <w:p w14:paraId="257EBFC1" w14:textId="77777777" w:rsidR="008D05C7" w:rsidRDefault="008D05C7" w:rsidP="000C1079">
      <w:pPr>
        <w:spacing w:line="360" w:lineRule="auto"/>
        <w:ind w:left="0" w:firstLine="0"/>
      </w:pPr>
    </w:p>
    <w:p w14:paraId="0A8F1254" w14:textId="77777777" w:rsidR="008D05C7" w:rsidRPr="004838AB" w:rsidRDefault="008D05C7" w:rsidP="004838AB">
      <w:pPr>
        <w:spacing w:after="519" w:line="360" w:lineRule="auto"/>
        <w:ind w:left="0" w:firstLine="0"/>
      </w:pPr>
    </w:p>
    <w:p w14:paraId="2DBED15F" w14:textId="77777777" w:rsidR="008C2F5B" w:rsidRPr="004838AB" w:rsidRDefault="0026760F" w:rsidP="004838AB">
      <w:pPr>
        <w:pStyle w:val="Heading2"/>
        <w:spacing w:after="284" w:line="360" w:lineRule="auto"/>
        <w:ind w:left="887" w:hanging="542"/>
        <w:jc w:val="both"/>
        <w:rPr>
          <w:rFonts w:ascii="Times New Roman" w:hAnsi="Times New Roman" w:cs="Times New Roman"/>
          <w:sz w:val="28"/>
          <w:szCs w:val="28"/>
        </w:rPr>
      </w:pPr>
      <w:bookmarkStart w:id="58" w:name="_Toc509850880"/>
      <w:r w:rsidRPr="004838AB">
        <w:rPr>
          <w:rFonts w:ascii="Times New Roman" w:hAnsi="Times New Roman" w:cs="Times New Roman"/>
          <w:sz w:val="28"/>
          <w:szCs w:val="28"/>
        </w:rPr>
        <w:lastRenderedPageBreak/>
        <w:t>Screen Objects and Actions</w:t>
      </w:r>
      <w:r w:rsidR="006F28BD" w:rsidRPr="004838AB">
        <w:rPr>
          <w:rFonts w:ascii="Times New Roman" w:eastAsia="Times New Roman" w:hAnsi="Times New Roman" w:cs="Times New Roman"/>
          <w:b w:val="0"/>
          <w:sz w:val="28"/>
          <w:szCs w:val="28"/>
        </w:rPr>
        <w:t>.</w:t>
      </w:r>
      <w:bookmarkEnd w:id="58"/>
    </w:p>
    <w:p w14:paraId="0C72ED7A" w14:textId="77777777" w:rsidR="00571C05" w:rsidRDefault="00571C05" w:rsidP="00571C05">
      <w:pPr>
        <w:spacing w:line="360" w:lineRule="auto"/>
        <w:ind w:left="187" w:firstLine="0"/>
        <w:rPr>
          <w:szCs w:val="24"/>
        </w:rPr>
      </w:pPr>
      <w:r>
        <w:rPr>
          <w:szCs w:val="24"/>
        </w:rPr>
        <w:t>Having typed</w:t>
      </w:r>
      <w:r w:rsidR="006D0CFF" w:rsidRPr="004838AB">
        <w:rPr>
          <w:szCs w:val="24"/>
        </w:rPr>
        <w:t xml:space="preserve"> the WIDS’ </w:t>
      </w:r>
      <w:proofErr w:type="spellStart"/>
      <w:proofErr w:type="gramStart"/>
      <w:r w:rsidR="006D0CFF" w:rsidRPr="004838AB">
        <w:rPr>
          <w:szCs w:val="24"/>
        </w:rPr>
        <w:t>url</w:t>
      </w:r>
      <w:proofErr w:type="spellEnd"/>
      <w:proofErr w:type="gramEnd"/>
      <w:r w:rsidR="006D0CFF" w:rsidRPr="004838AB">
        <w:rPr>
          <w:szCs w:val="24"/>
        </w:rPr>
        <w:t xml:space="preserve"> in a web browser</w:t>
      </w:r>
      <w:r w:rsidR="002063C4" w:rsidRPr="004838AB">
        <w:rPr>
          <w:szCs w:val="24"/>
        </w:rPr>
        <w:t>, the</w:t>
      </w:r>
      <w:r w:rsidR="006D0CFF" w:rsidRPr="004838AB">
        <w:rPr>
          <w:szCs w:val="24"/>
        </w:rPr>
        <w:t xml:space="preserve"> “Main” page is</w:t>
      </w:r>
      <w:r w:rsidR="002063C4" w:rsidRPr="004838AB">
        <w:rPr>
          <w:szCs w:val="24"/>
        </w:rPr>
        <w:t xml:space="preserve"> loaded and availed</w:t>
      </w:r>
      <w:r w:rsidR="006D0CFF" w:rsidRPr="004838AB">
        <w:rPr>
          <w:szCs w:val="24"/>
        </w:rPr>
        <w:t xml:space="preserve"> to </w:t>
      </w:r>
      <w:r w:rsidR="002063C4" w:rsidRPr="004838AB">
        <w:rPr>
          <w:szCs w:val="24"/>
        </w:rPr>
        <w:t xml:space="preserve">the </w:t>
      </w:r>
      <w:r w:rsidR="006D0CFF" w:rsidRPr="004838AB">
        <w:rPr>
          <w:szCs w:val="24"/>
        </w:rPr>
        <w:t>user</w:t>
      </w:r>
      <w:r>
        <w:rPr>
          <w:szCs w:val="24"/>
        </w:rPr>
        <w:t>.</w:t>
      </w:r>
      <w:r w:rsidRPr="00571C05">
        <w:rPr>
          <w:szCs w:val="24"/>
        </w:rPr>
        <w:t xml:space="preserve"> </w:t>
      </w:r>
      <w:r w:rsidRPr="004838AB">
        <w:rPr>
          <w:szCs w:val="24"/>
        </w:rPr>
        <w:t>The “Main” page contains menu that in</w:t>
      </w:r>
      <w:r>
        <w:rPr>
          <w:szCs w:val="24"/>
        </w:rPr>
        <w:t xml:space="preserve">clude; the “Advisory Live Map”, “Weather Live Map” and the </w:t>
      </w:r>
      <w:r w:rsidRPr="004838AB">
        <w:rPr>
          <w:szCs w:val="24"/>
        </w:rPr>
        <w:t xml:space="preserve">“Login” </w:t>
      </w:r>
      <w:r>
        <w:rPr>
          <w:szCs w:val="24"/>
        </w:rPr>
        <w:t>page</w:t>
      </w:r>
      <w:r w:rsidR="00753273">
        <w:rPr>
          <w:szCs w:val="24"/>
        </w:rPr>
        <w:t xml:space="preserve"> as screen objects</w:t>
      </w:r>
      <w:r>
        <w:rPr>
          <w:szCs w:val="24"/>
        </w:rPr>
        <w:t xml:space="preserve">. </w:t>
      </w:r>
      <w:r w:rsidRPr="004838AB">
        <w:rPr>
          <w:szCs w:val="24"/>
        </w:rPr>
        <w:t xml:space="preserve"> A user clicks on the necessary item in the menu so as to move to the next page.</w:t>
      </w:r>
    </w:p>
    <w:p w14:paraId="40DC92F5" w14:textId="77777777" w:rsidR="00AF1646" w:rsidRDefault="00753273" w:rsidP="00AC3DB5">
      <w:pPr>
        <w:pStyle w:val="ListParagraph"/>
        <w:numPr>
          <w:ilvl w:val="0"/>
          <w:numId w:val="14"/>
        </w:numPr>
        <w:spacing w:line="360" w:lineRule="auto"/>
        <w:rPr>
          <w:szCs w:val="24"/>
        </w:rPr>
      </w:pPr>
      <w:r>
        <w:rPr>
          <w:szCs w:val="24"/>
        </w:rPr>
        <w:t xml:space="preserve">The </w:t>
      </w:r>
      <w:r w:rsidR="00230572" w:rsidRPr="004838AB">
        <w:rPr>
          <w:szCs w:val="24"/>
        </w:rPr>
        <w:t xml:space="preserve">“Weather Live Map” </w:t>
      </w:r>
      <w:r w:rsidR="00AF1646">
        <w:rPr>
          <w:szCs w:val="24"/>
        </w:rPr>
        <w:t>Object.</w:t>
      </w:r>
    </w:p>
    <w:p w14:paraId="68FE9CB7" w14:textId="77777777" w:rsidR="00230572" w:rsidRPr="00AF1646" w:rsidRDefault="00AF1646" w:rsidP="00AF1646">
      <w:pPr>
        <w:spacing w:line="360" w:lineRule="auto"/>
        <w:ind w:left="187" w:firstLine="0"/>
        <w:rPr>
          <w:szCs w:val="24"/>
        </w:rPr>
      </w:pPr>
      <w:r>
        <w:rPr>
          <w:szCs w:val="24"/>
        </w:rPr>
        <w:t xml:space="preserve">Some of </w:t>
      </w:r>
      <w:r w:rsidR="00E11820" w:rsidRPr="00AF1646">
        <w:rPr>
          <w:szCs w:val="24"/>
        </w:rPr>
        <w:t xml:space="preserve">the possible actions performed on this </w:t>
      </w:r>
      <w:r>
        <w:rPr>
          <w:szCs w:val="24"/>
        </w:rPr>
        <w:t xml:space="preserve">object </w:t>
      </w:r>
      <w:r w:rsidR="00E11820" w:rsidRPr="00AF1646">
        <w:rPr>
          <w:szCs w:val="24"/>
        </w:rPr>
        <w:t xml:space="preserve">actions </w:t>
      </w:r>
      <w:r w:rsidR="00230572" w:rsidRPr="00AF1646">
        <w:rPr>
          <w:szCs w:val="24"/>
        </w:rPr>
        <w:t xml:space="preserve">include; </w:t>
      </w:r>
    </w:p>
    <w:p w14:paraId="0ACEFEE9" w14:textId="42FF5E18" w:rsidR="00230572" w:rsidRPr="004838AB" w:rsidRDefault="00DD6EBA" w:rsidP="00AC3DB5">
      <w:pPr>
        <w:pStyle w:val="ListParagraph"/>
        <w:numPr>
          <w:ilvl w:val="0"/>
          <w:numId w:val="11"/>
        </w:numPr>
        <w:spacing w:line="360" w:lineRule="auto"/>
        <w:rPr>
          <w:szCs w:val="24"/>
        </w:rPr>
      </w:pPr>
      <w:r>
        <w:rPr>
          <w:szCs w:val="24"/>
        </w:rPr>
        <w:t>Select</w:t>
      </w:r>
      <w:r w:rsidR="00E11820">
        <w:rPr>
          <w:szCs w:val="24"/>
        </w:rPr>
        <w:t xml:space="preserve"> </w:t>
      </w:r>
      <w:r w:rsidR="00217121">
        <w:rPr>
          <w:szCs w:val="24"/>
        </w:rPr>
        <w:t>Advisory or Forecast</w:t>
      </w:r>
      <w:r>
        <w:rPr>
          <w:szCs w:val="24"/>
        </w:rPr>
        <w:t xml:space="preserve">- </w:t>
      </w:r>
      <w:r w:rsidR="006E2703">
        <w:rPr>
          <w:szCs w:val="24"/>
        </w:rPr>
        <w:t xml:space="preserve">This action enables a user to choose the desired weather parameter for which weather forecast information </w:t>
      </w:r>
      <w:r w:rsidR="00217121">
        <w:rPr>
          <w:szCs w:val="24"/>
        </w:rPr>
        <w:t xml:space="preserve">and/or advisories </w:t>
      </w:r>
      <w:r w:rsidR="006E2703">
        <w:rPr>
          <w:szCs w:val="24"/>
        </w:rPr>
        <w:t>should be availed and the parameters include;</w:t>
      </w:r>
    </w:p>
    <w:p w14:paraId="5E9AD6E3" w14:textId="77777777" w:rsidR="00230572" w:rsidRPr="004838AB" w:rsidRDefault="00230572" w:rsidP="00AC3DB5">
      <w:pPr>
        <w:pStyle w:val="ListParagraph"/>
        <w:numPr>
          <w:ilvl w:val="0"/>
          <w:numId w:val="10"/>
        </w:numPr>
        <w:spacing w:line="360" w:lineRule="auto"/>
        <w:rPr>
          <w:szCs w:val="24"/>
        </w:rPr>
      </w:pPr>
      <w:r w:rsidRPr="004838AB">
        <w:rPr>
          <w:szCs w:val="24"/>
        </w:rPr>
        <w:t>Temperature</w:t>
      </w:r>
    </w:p>
    <w:p w14:paraId="7532A943" w14:textId="77777777" w:rsidR="00230572" w:rsidRPr="004838AB" w:rsidRDefault="00230572" w:rsidP="00AC3DB5">
      <w:pPr>
        <w:pStyle w:val="ListParagraph"/>
        <w:numPr>
          <w:ilvl w:val="0"/>
          <w:numId w:val="10"/>
        </w:numPr>
        <w:spacing w:line="360" w:lineRule="auto"/>
        <w:rPr>
          <w:szCs w:val="24"/>
        </w:rPr>
      </w:pPr>
      <w:r w:rsidRPr="004838AB">
        <w:rPr>
          <w:szCs w:val="24"/>
        </w:rPr>
        <w:t>Rainfall</w:t>
      </w:r>
    </w:p>
    <w:p w14:paraId="339477A3" w14:textId="469DA803" w:rsidR="00230572" w:rsidRPr="004838AB" w:rsidRDefault="00AD5809" w:rsidP="00AC3DB5">
      <w:pPr>
        <w:pStyle w:val="ListParagraph"/>
        <w:numPr>
          <w:ilvl w:val="0"/>
          <w:numId w:val="11"/>
        </w:numPr>
        <w:spacing w:line="360" w:lineRule="auto"/>
        <w:rPr>
          <w:szCs w:val="24"/>
        </w:rPr>
      </w:pPr>
      <w:r>
        <w:rPr>
          <w:szCs w:val="24"/>
        </w:rPr>
        <w:t xml:space="preserve">Click </w:t>
      </w:r>
      <w:r w:rsidR="00230572" w:rsidRPr="004838AB">
        <w:rPr>
          <w:szCs w:val="24"/>
        </w:rPr>
        <w:t>Location</w:t>
      </w:r>
      <w:r w:rsidR="0061763B">
        <w:rPr>
          <w:szCs w:val="24"/>
        </w:rPr>
        <w:t>- P</w:t>
      </w:r>
      <w:r w:rsidR="00765D8E">
        <w:rPr>
          <w:szCs w:val="24"/>
        </w:rPr>
        <w:t xml:space="preserve">erforming this action presents a user with a drop down list containing the </w:t>
      </w:r>
      <w:r w:rsidR="00217121">
        <w:rPr>
          <w:szCs w:val="24"/>
        </w:rPr>
        <w:t>categories to select</w:t>
      </w:r>
      <w:r w:rsidR="00765D8E">
        <w:rPr>
          <w:szCs w:val="24"/>
        </w:rPr>
        <w:t xml:space="preserve"> that include;</w:t>
      </w:r>
    </w:p>
    <w:p w14:paraId="61BE6B46" w14:textId="77777777" w:rsidR="00FA663A" w:rsidRPr="004838AB" w:rsidRDefault="00FA663A" w:rsidP="00AC3DB5">
      <w:pPr>
        <w:pStyle w:val="ListParagraph"/>
        <w:numPr>
          <w:ilvl w:val="0"/>
          <w:numId w:val="10"/>
        </w:numPr>
        <w:spacing w:line="360" w:lineRule="auto"/>
        <w:rPr>
          <w:szCs w:val="24"/>
        </w:rPr>
      </w:pPr>
      <w:r w:rsidRPr="004838AB">
        <w:rPr>
          <w:szCs w:val="24"/>
        </w:rPr>
        <w:t>Daily Forecast</w:t>
      </w:r>
    </w:p>
    <w:p w14:paraId="61264C12" w14:textId="77777777" w:rsidR="00FA663A" w:rsidRDefault="00546DD2" w:rsidP="00AC3DB5">
      <w:pPr>
        <w:pStyle w:val="ListParagraph"/>
        <w:numPr>
          <w:ilvl w:val="0"/>
          <w:numId w:val="10"/>
        </w:numPr>
        <w:spacing w:line="360" w:lineRule="auto"/>
        <w:rPr>
          <w:szCs w:val="24"/>
        </w:rPr>
      </w:pPr>
      <w:proofErr w:type="spellStart"/>
      <w:r>
        <w:rPr>
          <w:szCs w:val="24"/>
        </w:rPr>
        <w:t>Dekadal</w:t>
      </w:r>
      <w:proofErr w:type="spellEnd"/>
      <w:r w:rsidR="00FA663A" w:rsidRPr="004838AB">
        <w:rPr>
          <w:szCs w:val="24"/>
        </w:rPr>
        <w:t xml:space="preserve"> Forecast</w:t>
      </w:r>
    </w:p>
    <w:p w14:paraId="29435DEC" w14:textId="1876F09E" w:rsidR="00217121" w:rsidRDefault="00217121" w:rsidP="00AC3DB5">
      <w:pPr>
        <w:pStyle w:val="ListParagraph"/>
        <w:numPr>
          <w:ilvl w:val="0"/>
          <w:numId w:val="10"/>
        </w:numPr>
        <w:spacing w:line="360" w:lineRule="auto"/>
        <w:rPr>
          <w:szCs w:val="24"/>
        </w:rPr>
      </w:pPr>
      <w:r>
        <w:rPr>
          <w:szCs w:val="24"/>
        </w:rPr>
        <w:t>Advisories</w:t>
      </w:r>
    </w:p>
    <w:p w14:paraId="1541411B" w14:textId="77777777" w:rsidR="00571C05" w:rsidRPr="004838AB" w:rsidRDefault="00571C05" w:rsidP="00AC3DB5">
      <w:pPr>
        <w:pStyle w:val="ListParagraph"/>
        <w:numPr>
          <w:ilvl w:val="0"/>
          <w:numId w:val="11"/>
        </w:numPr>
        <w:spacing w:line="360" w:lineRule="auto"/>
        <w:rPr>
          <w:szCs w:val="24"/>
        </w:rPr>
      </w:pPr>
      <w:r>
        <w:rPr>
          <w:szCs w:val="24"/>
        </w:rPr>
        <w:t>Search</w:t>
      </w:r>
      <w:r w:rsidR="00AD5809">
        <w:rPr>
          <w:szCs w:val="24"/>
        </w:rPr>
        <w:t xml:space="preserve"> Location</w:t>
      </w:r>
      <w:r w:rsidR="004B01BB">
        <w:rPr>
          <w:szCs w:val="24"/>
        </w:rPr>
        <w:t xml:space="preserve">- </w:t>
      </w:r>
      <w:r w:rsidR="00607860">
        <w:rPr>
          <w:szCs w:val="24"/>
        </w:rPr>
        <w:t>This action enables a user to search for a specific location of interest if no directly visible on the map. The searched location i</w:t>
      </w:r>
      <w:r w:rsidR="004B58EC">
        <w:rPr>
          <w:szCs w:val="24"/>
        </w:rPr>
        <w:t xml:space="preserve">s displayed and when clicked on, </w:t>
      </w:r>
      <w:r w:rsidR="00607860">
        <w:rPr>
          <w:szCs w:val="24"/>
        </w:rPr>
        <w:t>displays a drop down list showing the various Advisory categories.</w:t>
      </w:r>
    </w:p>
    <w:p w14:paraId="036B783D" w14:textId="77777777" w:rsidR="00571C05" w:rsidRPr="004838AB" w:rsidRDefault="00571C05" w:rsidP="00AC3DB5">
      <w:pPr>
        <w:pStyle w:val="ListParagraph"/>
        <w:numPr>
          <w:ilvl w:val="0"/>
          <w:numId w:val="10"/>
        </w:numPr>
        <w:spacing w:line="360" w:lineRule="auto"/>
        <w:rPr>
          <w:szCs w:val="24"/>
        </w:rPr>
      </w:pPr>
      <w:r w:rsidRPr="004838AB">
        <w:rPr>
          <w:szCs w:val="24"/>
        </w:rPr>
        <w:t>Daily Forecast</w:t>
      </w:r>
    </w:p>
    <w:p w14:paraId="4CF05DF4" w14:textId="77777777" w:rsidR="00571C05" w:rsidRPr="004B58EC" w:rsidRDefault="00546DD2" w:rsidP="00AC3DB5">
      <w:pPr>
        <w:pStyle w:val="ListParagraph"/>
        <w:numPr>
          <w:ilvl w:val="0"/>
          <w:numId w:val="10"/>
        </w:numPr>
        <w:spacing w:line="360" w:lineRule="auto"/>
        <w:rPr>
          <w:szCs w:val="24"/>
        </w:rPr>
      </w:pPr>
      <w:proofErr w:type="spellStart"/>
      <w:r>
        <w:rPr>
          <w:szCs w:val="24"/>
        </w:rPr>
        <w:t>Dekadal</w:t>
      </w:r>
      <w:proofErr w:type="spellEnd"/>
      <w:r w:rsidR="00571C05" w:rsidRPr="004838AB">
        <w:rPr>
          <w:szCs w:val="24"/>
        </w:rPr>
        <w:t xml:space="preserve"> Forecast</w:t>
      </w:r>
    </w:p>
    <w:p w14:paraId="3C513068" w14:textId="77777777" w:rsidR="00DB18F3" w:rsidRPr="004838AB" w:rsidRDefault="004B58EC" w:rsidP="00AC3DB5">
      <w:pPr>
        <w:pStyle w:val="ListParagraph"/>
        <w:numPr>
          <w:ilvl w:val="0"/>
          <w:numId w:val="14"/>
        </w:numPr>
        <w:spacing w:line="360" w:lineRule="auto"/>
        <w:rPr>
          <w:szCs w:val="24"/>
        </w:rPr>
      </w:pPr>
      <w:r>
        <w:rPr>
          <w:szCs w:val="24"/>
        </w:rPr>
        <w:t>The page “Login” Object.</w:t>
      </w:r>
    </w:p>
    <w:p w14:paraId="4B15D1EE" w14:textId="16919521" w:rsidR="00637FCE" w:rsidRDefault="00DB18F3" w:rsidP="00AB42EE">
      <w:pPr>
        <w:spacing w:line="360" w:lineRule="auto"/>
        <w:rPr>
          <w:szCs w:val="24"/>
        </w:rPr>
      </w:pPr>
      <w:r w:rsidRPr="004838AB">
        <w:rPr>
          <w:szCs w:val="24"/>
        </w:rPr>
        <w:t>After login is validated, the administrator (admin) is directed to the admin page</w:t>
      </w:r>
      <w:r w:rsidR="00AB42EE">
        <w:rPr>
          <w:szCs w:val="24"/>
        </w:rPr>
        <w:t xml:space="preserve">. </w:t>
      </w:r>
    </w:p>
    <w:p w14:paraId="1F237CB1" w14:textId="77777777" w:rsidR="004B58EC" w:rsidRDefault="004B58EC" w:rsidP="004838AB">
      <w:pPr>
        <w:spacing w:line="360" w:lineRule="auto"/>
        <w:rPr>
          <w:szCs w:val="24"/>
        </w:rPr>
      </w:pPr>
    </w:p>
    <w:p w14:paraId="2F7354FD" w14:textId="77777777" w:rsidR="004B58EC" w:rsidRDefault="004B58EC" w:rsidP="004838AB">
      <w:pPr>
        <w:spacing w:line="360" w:lineRule="auto"/>
        <w:rPr>
          <w:szCs w:val="24"/>
        </w:rPr>
      </w:pPr>
    </w:p>
    <w:p w14:paraId="3542C789" w14:textId="77777777" w:rsidR="004B58EC" w:rsidRPr="004838AB" w:rsidRDefault="004B58EC" w:rsidP="00217121">
      <w:pPr>
        <w:spacing w:line="360" w:lineRule="auto"/>
        <w:ind w:left="0" w:firstLine="0"/>
        <w:rPr>
          <w:szCs w:val="24"/>
        </w:rPr>
      </w:pPr>
    </w:p>
    <w:p w14:paraId="5DEDB35A" w14:textId="71625E01" w:rsidR="002B1080" w:rsidRPr="004838AB" w:rsidRDefault="002C340E" w:rsidP="004838AB">
      <w:pPr>
        <w:spacing w:line="360" w:lineRule="auto"/>
        <w:rPr>
          <w:szCs w:val="24"/>
        </w:rPr>
      </w:pPr>
      <w:r w:rsidRPr="004838AB">
        <w:rPr>
          <w:szCs w:val="24"/>
        </w:rPr>
        <w:t>Figure</w:t>
      </w:r>
      <w:r w:rsidR="004B58EC">
        <w:rPr>
          <w:szCs w:val="24"/>
        </w:rPr>
        <w:t xml:space="preserve"> </w:t>
      </w:r>
      <w:r w:rsidR="00032A20">
        <w:rPr>
          <w:szCs w:val="24"/>
        </w:rPr>
        <w:t>6.6</w:t>
      </w:r>
      <w:r w:rsidR="00032A20" w:rsidRPr="004838AB">
        <w:rPr>
          <w:szCs w:val="24"/>
        </w:rPr>
        <w:t xml:space="preserve"> </w:t>
      </w:r>
      <w:r w:rsidR="002B1080" w:rsidRPr="004838AB">
        <w:rPr>
          <w:szCs w:val="24"/>
        </w:rPr>
        <w:t>below shows the scheme of the main web pages</w:t>
      </w:r>
      <w:r w:rsidR="007405C1">
        <w:rPr>
          <w:szCs w:val="24"/>
        </w:rPr>
        <w:t xml:space="preserve"> (objects)</w:t>
      </w:r>
      <w:r w:rsidR="002B1080" w:rsidRPr="004838AB">
        <w:rPr>
          <w:szCs w:val="24"/>
        </w:rPr>
        <w:t xml:space="preserve"> and main </w:t>
      </w:r>
      <w:r w:rsidR="006600E2" w:rsidRPr="004838AB">
        <w:rPr>
          <w:szCs w:val="24"/>
        </w:rPr>
        <w:t>actions that</w:t>
      </w:r>
      <w:r w:rsidR="007405C1">
        <w:rPr>
          <w:szCs w:val="24"/>
        </w:rPr>
        <w:t xml:space="preserve"> can be performed on each object</w:t>
      </w:r>
      <w:r w:rsidR="00CF4F74" w:rsidRPr="004838AB">
        <w:rPr>
          <w:szCs w:val="24"/>
        </w:rPr>
        <w:t>.</w:t>
      </w:r>
    </w:p>
    <w:p w14:paraId="030662B5" w14:textId="2A31EB21" w:rsidR="002C340E" w:rsidRPr="004838AB" w:rsidRDefault="00817BE4" w:rsidP="004838AB">
      <w:pPr>
        <w:keepNext/>
        <w:spacing w:line="360" w:lineRule="auto"/>
      </w:pPr>
      <w:r w:rsidRPr="00817BE4">
        <w:rPr>
          <w:noProof/>
          <w:lang w:val="en-US" w:eastAsia="en-US"/>
        </w:rPr>
        <w:drawing>
          <wp:inline distT="0" distB="0" distL="0" distR="0" wp14:anchorId="7D4C4CC6" wp14:editId="5153562B">
            <wp:extent cx="5946140" cy="3421092"/>
            <wp:effectExtent l="0" t="0" r="0" b="8255"/>
            <wp:docPr id="4" name="Picture 4" descr="C:\Users\konde\Desktop\YEAR4SEM2\PROJECT\main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de\Desktop\YEAR4SEM2\PROJECT\mainpag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140" cy="3421092"/>
                    </a:xfrm>
                    <a:prstGeom prst="rect">
                      <a:avLst/>
                    </a:prstGeom>
                    <a:noFill/>
                    <a:ln>
                      <a:noFill/>
                    </a:ln>
                  </pic:spPr>
                </pic:pic>
              </a:graphicData>
            </a:graphic>
          </wp:inline>
        </w:drawing>
      </w:r>
    </w:p>
    <w:p w14:paraId="27057985" w14:textId="0063A10C" w:rsidR="00A0702A" w:rsidRPr="0021563E" w:rsidRDefault="002C340E" w:rsidP="0021563E">
      <w:pPr>
        <w:pStyle w:val="Caption"/>
        <w:rPr>
          <w:i w:val="0"/>
          <w:color w:val="auto"/>
          <w:sz w:val="24"/>
          <w:szCs w:val="24"/>
        </w:rPr>
      </w:pPr>
      <w:bookmarkStart w:id="59" w:name="_Toc509850905"/>
      <w:r w:rsidRPr="0021563E">
        <w:rPr>
          <w:i w:val="0"/>
          <w:color w:val="auto"/>
          <w:sz w:val="24"/>
          <w:szCs w:val="24"/>
        </w:rPr>
        <w:t xml:space="preserve">Figure </w:t>
      </w:r>
      <w:r w:rsidR="006B2B7D" w:rsidRPr="0021563E">
        <w:rPr>
          <w:i w:val="0"/>
          <w:color w:val="auto"/>
          <w:sz w:val="24"/>
          <w:szCs w:val="24"/>
        </w:rPr>
        <w:fldChar w:fldCharType="begin"/>
      </w:r>
      <w:r w:rsidR="006B2B7D" w:rsidRPr="0021563E">
        <w:rPr>
          <w:i w:val="0"/>
          <w:color w:val="auto"/>
          <w:sz w:val="24"/>
          <w:szCs w:val="24"/>
        </w:rPr>
        <w:instrText xml:space="preserve"> STYLEREF 1 \s </w:instrText>
      </w:r>
      <w:r w:rsidR="006B2B7D" w:rsidRPr="0021563E">
        <w:rPr>
          <w:i w:val="0"/>
          <w:color w:val="auto"/>
          <w:sz w:val="24"/>
          <w:szCs w:val="24"/>
        </w:rPr>
        <w:fldChar w:fldCharType="separate"/>
      </w:r>
      <w:r w:rsidR="002D3C28" w:rsidRPr="0021563E">
        <w:rPr>
          <w:i w:val="0"/>
          <w:color w:val="auto"/>
          <w:sz w:val="24"/>
          <w:szCs w:val="24"/>
        </w:rPr>
        <w:t>6</w:t>
      </w:r>
      <w:r w:rsidR="006B2B7D" w:rsidRPr="0021563E">
        <w:rPr>
          <w:i w:val="0"/>
          <w:color w:val="auto"/>
          <w:sz w:val="24"/>
          <w:szCs w:val="24"/>
        </w:rPr>
        <w:fldChar w:fldCharType="end"/>
      </w:r>
      <w:r w:rsidR="006B2B7D" w:rsidRPr="0021563E">
        <w:rPr>
          <w:i w:val="0"/>
          <w:color w:val="auto"/>
          <w:sz w:val="24"/>
          <w:szCs w:val="24"/>
        </w:rPr>
        <w:t>.</w:t>
      </w:r>
      <w:r w:rsidR="006B2B7D" w:rsidRPr="0021563E">
        <w:rPr>
          <w:i w:val="0"/>
          <w:color w:val="auto"/>
          <w:sz w:val="24"/>
          <w:szCs w:val="24"/>
        </w:rPr>
        <w:fldChar w:fldCharType="begin"/>
      </w:r>
      <w:r w:rsidR="006B2B7D" w:rsidRPr="0021563E">
        <w:rPr>
          <w:i w:val="0"/>
          <w:color w:val="auto"/>
          <w:sz w:val="24"/>
          <w:szCs w:val="24"/>
        </w:rPr>
        <w:instrText xml:space="preserve"> SEQ Figure \* ARABIC \s 1 </w:instrText>
      </w:r>
      <w:r w:rsidR="006B2B7D" w:rsidRPr="0021563E">
        <w:rPr>
          <w:i w:val="0"/>
          <w:color w:val="auto"/>
          <w:sz w:val="24"/>
          <w:szCs w:val="24"/>
        </w:rPr>
        <w:fldChar w:fldCharType="separate"/>
      </w:r>
      <w:r w:rsidR="006B2B7D" w:rsidRPr="0021563E">
        <w:rPr>
          <w:i w:val="0"/>
          <w:color w:val="auto"/>
          <w:sz w:val="24"/>
          <w:szCs w:val="24"/>
        </w:rPr>
        <w:t>6</w:t>
      </w:r>
      <w:r w:rsidR="006B2B7D" w:rsidRPr="0021563E">
        <w:rPr>
          <w:i w:val="0"/>
          <w:color w:val="auto"/>
          <w:sz w:val="24"/>
          <w:szCs w:val="24"/>
        </w:rPr>
        <w:fldChar w:fldCharType="end"/>
      </w:r>
      <w:r w:rsidRPr="0021563E">
        <w:rPr>
          <w:i w:val="0"/>
          <w:color w:val="auto"/>
          <w:sz w:val="24"/>
          <w:szCs w:val="24"/>
        </w:rPr>
        <w:t>: Scheme of W</w:t>
      </w:r>
      <w:r w:rsidR="00B44C44" w:rsidRPr="0021563E">
        <w:rPr>
          <w:i w:val="0"/>
          <w:color w:val="auto"/>
          <w:sz w:val="24"/>
          <w:szCs w:val="24"/>
        </w:rPr>
        <w:t>eather Information Dissemination System Objects</w:t>
      </w:r>
      <w:r w:rsidRPr="0021563E">
        <w:rPr>
          <w:i w:val="0"/>
          <w:color w:val="auto"/>
          <w:sz w:val="24"/>
          <w:szCs w:val="24"/>
        </w:rPr>
        <w:t xml:space="preserve"> and Actions</w:t>
      </w:r>
      <w:bookmarkEnd w:id="59"/>
      <w:r w:rsidRPr="0021563E">
        <w:rPr>
          <w:i w:val="0"/>
          <w:color w:val="auto"/>
          <w:sz w:val="24"/>
          <w:szCs w:val="24"/>
        </w:rPr>
        <w:t xml:space="preserve"> </w:t>
      </w:r>
    </w:p>
    <w:p w14:paraId="1813ACE7" w14:textId="77777777" w:rsidR="002B1080" w:rsidRPr="004838AB" w:rsidRDefault="00E97330" w:rsidP="004838AB">
      <w:pPr>
        <w:spacing w:line="360" w:lineRule="auto"/>
        <w:rPr>
          <w:b/>
          <w:szCs w:val="24"/>
          <w:u w:val="single"/>
        </w:rPr>
      </w:pPr>
      <w:r w:rsidRPr="004838AB">
        <w:rPr>
          <w:b/>
          <w:szCs w:val="24"/>
          <w:u w:val="single"/>
        </w:rPr>
        <w:t>KEY</w:t>
      </w:r>
    </w:p>
    <w:p w14:paraId="45DCCC45" w14:textId="77777777" w:rsidR="002B1080" w:rsidRPr="004838AB" w:rsidRDefault="00E97330" w:rsidP="004838AB">
      <w:pPr>
        <w:spacing w:line="360" w:lineRule="auto"/>
        <w:rPr>
          <w:szCs w:val="24"/>
        </w:rPr>
      </w:pPr>
      <w:r w:rsidRPr="004838AB">
        <w:rPr>
          <w:szCs w:val="24"/>
        </w:rPr>
        <w:t>Bold Rectangle      = Main pages.</w:t>
      </w:r>
    </w:p>
    <w:p w14:paraId="42954F4E" w14:textId="77777777" w:rsidR="00E97330" w:rsidRPr="004838AB" w:rsidRDefault="00E97330" w:rsidP="004838AB">
      <w:pPr>
        <w:spacing w:line="360" w:lineRule="auto"/>
        <w:rPr>
          <w:szCs w:val="24"/>
        </w:rPr>
      </w:pPr>
      <w:r w:rsidRPr="004838AB">
        <w:rPr>
          <w:szCs w:val="24"/>
        </w:rPr>
        <w:t>Un-bold Rectangle = Actions performed on the web pages.</w:t>
      </w:r>
    </w:p>
    <w:p w14:paraId="75102DD0" w14:textId="77777777" w:rsidR="00641140" w:rsidRPr="004838AB" w:rsidRDefault="00641140" w:rsidP="004838AB">
      <w:pPr>
        <w:spacing w:line="360" w:lineRule="auto"/>
        <w:rPr>
          <w:szCs w:val="24"/>
        </w:rPr>
      </w:pPr>
      <w:r w:rsidRPr="004838AB">
        <w:rPr>
          <w:szCs w:val="24"/>
        </w:rPr>
        <w:t>Blue Arrow             = Connection be</w:t>
      </w:r>
      <w:r w:rsidR="005C5C79">
        <w:rPr>
          <w:szCs w:val="24"/>
        </w:rPr>
        <w:t>tween Objects</w:t>
      </w:r>
      <w:r w:rsidRPr="004838AB">
        <w:rPr>
          <w:szCs w:val="24"/>
        </w:rPr>
        <w:t>.</w:t>
      </w:r>
    </w:p>
    <w:p w14:paraId="08BA7389" w14:textId="77777777" w:rsidR="002B1080" w:rsidRPr="004838AB" w:rsidRDefault="002B1080" w:rsidP="004838AB">
      <w:pPr>
        <w:spacing w:line="360" w:lineRule="auto"/>
        <w:rPr>
          <w:szCs w:val="24"/>
        </w:rPr>
      </w:pPr>
    </w:p>
    <w:p w14:paraId="73EF02B1" w14:textId="77777777" w:rsidR="002B1080" w:rsidRPr="004838AB" w:rsidRDefault="002B1080" w:rsidP="004838AB">
      <w:pPr>
        <w:spacing w:line="360" w:lineRule="auto"/>
        <w:rPr>
          <w:szCs w:val="24"/>
        </w:rPr>
      </w:pPr>
    </w:p>
    <w:p w14:paraId="33473BC9" w14:textId="77777777" w:rsidR="002B1080" w:rsidRPr="004838AB" w:rsidRDefault="002B1080" w:rsidP="004838AB">
      <w:pPr>
        <w:spacing w:line="360" w:lineRule="auto"/>
        <w:rPr>
          <w:szCs w:val="24"/>
        </w:rPr>
      </w:pPr>
    </w:p>
    <w:p w14:paraId="4ECD4EAF" w14:textId="77777777" w:rsidR="002B1080" w:rsidRPr="004838AB" w:rsidRDefault="002B1080" w:rsidP="004838AB">
      <w:pPr>
        <w:spacing w:line="360" w:lineRule="auto"/>
        <w:rPr>
          <w:szCs w:val="24"/>
        </w:rPr>
      </w:pPr>
    </w:p>
    <w:p w14:paraId="3550600C" w14:textId="77777777" w:rsidR="00350596" w:rsidRPr="004838AB" w:rsidRDefault="00350596" w:rsidP="004838AB">
      <w:pPr>
        <w:spacing w:line="360" w:lineRule="auto"/>
        <w:ind w:left="0" w:firstLine="0"/>
        <w:rPr>
          <w:szCs w:val="24"/>
        </w:rPr>
      </w:pPr>
    </w:p>
    <w:p w14:paraId="67818958" w14:textId="77777777" w:rsidR="008C2F5B" w:rsidRPr="004838AB" w:rsidRDefault="0026760F" w:rsidP="004838AB">
      <w:pPr>
        <w:pStyle w:val="Heading1"/>
        <w:spacing w:after="566" w:line="360" w:lineRule="auto"/>
        <w:ind w:left="345" w:hanging="360"/>
        <w:jc w:val="both"/>
        <w:rPr>
          <w:rFonts w:ascii="Times New Roman" w:eastAsia="Times New Roman" w:hAnsi="Times New Roman" w:cs="Times New Roman"/>
          <w:b w:val="0"/>
        </w:rPr>
      </w:pPr>
      <w:bookmarkStart w:id="60" w:name="_Toc509850881"/>
      <w:r w:rsidRPr="004838AB">
        <w:rPr>
          <w:rFonts w:ascii="Times New Roman" w:hAnsi="Times New Roman" w:cs="Times New Roman"/>
          <w:sz w:val="32"/>
        </w:rPr>
        <w:t>R</w:t>
      </w:r>
      <w:r w:rsidRPr="004838AB">
        <w:rPr>
          <w:rFonts w:ascii="Times New Roman" w:hAnsi="Times New Roman" w:cs="Times New Roman"/>
        </w:rPr>
        <w:t xml:space="preserve">EQUIREMENTS </w:t>
      </w:r>
      <w:r w:rsidRPr="004838AB">
        <w:rPr>
          <w:rFonts w:ascii="Times New Roman" w:hAnsi="Times New Roman" w:cs="Times New Roman"/>
          <w:sz w:val="32"/>
        </w:rPr>
        <w:t>M</w:t>
      </w:r>
      <w:r w:rsidRPr="004838AB">
        <w:rPr>
          <w:rFonts w:ascii="Times New Roman" w:hAnsi="Times New Roman" w:cs="Times New Roman"/>
        </w:rPr>
        <w:t>ATRIX</w:t>
      </w:r>
      <w:r w:rsidR="00DA6452" w:rsidRPr="004838AB">
        <w:rPr>
          <w:rFonts w:ascii="Times New Roman" w:eastAsia="Times New Roman" w:hAnsi="Times New Roman" w:cs="Times New Roman"/>
          <w:b w:val="0"/>
        </w:rPr>
        <w:t>.</w:t>
      </w:r>
      <w:bookmarkEnd w:id="60"/>
    </w:p>
    <w:p w14:paraId="00CC0A33" w14:textId="7C05BB36" w:rsidR="00821214" w:rsidRPr="005B0E19" w:rsidRDefault="00821214" w:rsidP="00821214">
      <w:pPr>
        <w:pStyle w:val="Caption"/>
        <w:keepNext/>
        <w:rPr>
          <w:i w:val="0"/>
          <w:color w:val="auto"/>
          <w:sz w:val="24"/>
          <w:szCs w:val="24"/>
        </w:rPr>
      </w:pPr>
      <w:bookmarkStart w:id="61" w:name="_Toc509850928"/>
      <w:r w:rsidRPr="005B0E19">
        <w:rPr>
          <w:i w:val="0"/>
          <w:color w:val="auto"/>
          <w:sz w:val="24"/>
          <w:szCs w:val="24"/>
        </w:rPr>
        <w:t xml:space="preserve">Table </w:t>
      </w:r>
      <w:r w:rsidR="00663867" w:rsidRPr="005B0E19">
        <w:rPr>
          <w:i w:val="0"/>
          <w:color w:val="auto"/>
          <w:sz w:val="24"/>
          <w:szCs w:val="24"/>
        </w:rPr>
        <w:fldChar w:fldCharType="begin"/>
      </w:r>
      <w:r w:rsidR="00663867" w:rsidRPr="005B0E19">
        <w:rPr>
          <w:i w:val="0"/>
          <w:color w:val="auto"/>
          <w:sz w:val="24"/>
          <w:szCs w:val="24"/>
        </w:rPr>
        <w:instrText xml:space="preserve"> STYLEREF 1 \s </w:instrText>
      </w:r>
      <w:r w:rsidR="00663867" w:rsidRPr="005B0E19">
        <w:rPr>
          <w:i w:val="0"/>
          <w:color w:val="auto"/>
          <w:sz w:val="24"/>
          <w:szCs w:val="24"/>
        </w:rPr>
        <w:fldChar w:fldCharType="separate"/>
      </w:r>
      <w:r w:rsidR="00663867" w:rsidRPr="005B0E19">
        <w:rPr>
          <w:i w:val="0"/>
          <w:noProof/>
          <w:color w:val="auto"/>
          <w:sz w:val="24"/>
          <w:szCs w:val="24"/>
        </w:rPr>
        <w:t>7</w:t>
      </w:r>
      <w:r w:rsidR="00663867" w:rsidRPr="005B0E19">
        <w:rPr>
          <w:i w:val="0"/>
          <w:color w:val="auto"/>
          <w:sz w:val="24"/>
          <w:szCs w:val="24"/>
        </w:rPr>
        <w:fldChar w:fldCharType="end"/>
      </w:r>
      <w:r w:rsidR="00663867" w:rsidRPr="005B0E19">
        <w:rPr>
          <w:i w:val="0"/>
          <w:color w:val="auto"/>
          <w:sz w:val="24"/>
          <w:szCs w:val="24"/>
        </w:rPr>
        <w:t>.</w:t>
      </w:r>
      <w:r w:rsidR="00663867" w:rsidRPr="005B0E19">
        <w:rPr>
          <w:i w:val="0"/>
          <w:color w:val="auto"/>
          <w:sz w:val="24"/>
          <w:szCs w:val="24"/>
        </w:rPr>
        <w:fldChar w:fldCharType="begin"/>
      </w:r>
      <w:r w:rsidR="00663867" w:rsidRPr="005B0E19">
        <w:rPr>
          <w:i w:val="0"/>
          <w:color w:val="auto"/>
          <w:sz w:val="24"/>
          <w:szCs w:val="24"/>
        </w:rPr>
        <w:instrText xml:space="preserve"> SEQ Table \* ARABIC \s 1 </w:instrText>
      </w:r>
      <w:r w:rsidR="00663867" w:rsidRPr="005B0E19">
        <w:rPr>
          <w:i w:val="0"/>
          <w:color w:val="auto"/>
          <w:sz w:val="24"/>
          <w:szCs w:val="24"/>
        </w:rPr>
        <w:fldChar w:fldCharType="separate"/>
      </w:r>
      <w:r w:rsidR="00663867" w:rsidRPr="005B0E19">
        <w:rPr>
          <w:i w:val="0"/>
          <w:noProof/>
          <w:color w:val="auto"/>
          <w:sz w:val="24"/>
          <w:szCs w:val="24"/>
        </w:rPr>
        <w:t>1</w:t>
      </w:r>
      <w:r w:rsidR="00663867" w:rsidRPr="005B0E19">
        <w:rPr>
          <w:i w:val="0"/>
          <w:color w:val="auto"/>
          <w:sz w:val="24"/>
          <w:szCs w:val="24"/>
        </w:rPr>
        <w:fldChar w:fldCharType="end"/>
      </w:r>
      <w:r w:rsidRPr="005B0E19">
        <w:rPr>
          <w:i w:val="0"/>
          <w:color w:val="auto"/>
          <w:sz w:val="24"/>
          <w:szCs w:val="24"/>
        </w:rPr>
        <w:t xml:space="preserve">: </w:t>
      </w:r>
      <w:r w:rsidR="00CF4688" w:rsidRPr="005B0E19">
        <w:rPr>
          <w:i w:val="0"/>
          <w:color w:val="auto"/>
          <w:sz w:val="24"/>
          <w:szCs w:val="24"/>
        </w:rPr>
        <w:t>Requirements</w:t>
      </w:r>
      <w:r w:rsidRPr="005B0E19">
        <w:rPr>
          <w:i w:val="0"/>
          <w:color w:val="auto"/>
          <w:sz w:val="24"/>
          <w:szCs w:val="24"/>
        </w:rPr>
        <w:t xml:space="preserve"> Matrix</w:t>
      </w:r>
      <w:bookmarkEnd w:id="61"/>
    </w:p>
    <w:tbl>
      <w:tblPr>
        <w:tblStyle w:val="TableGrid"/>
        <w:tblW w:w="11170" w:type="dxa"/>
        <w:tblInd w:w="-714" w:type="dxa"/>
        <w:tblLayout w:type="fixed"/>
        <w:tblLook w:val="04A0" w:firstRow="1" w:lastRow="0" w:firstColumn="1" w:lastColumn="0" w:noHBand="0" w:noVBand="1"/>
      </w:tblPr>
      <w:tblGrid>
        <w:gridCol w:w="3232"/>
        <w:gridCol w:w="851"/>
        <w:gridCol w:w="850"/>
        <w:gridCol w:w="851"/>
        <w:gridCol w:w="850"/>
        <w:gridCol w:w="851"/>
        <w:gridCol w:w="850"/>
        <w:gridCol w:w="851"/>
        <w:gridCol w:w="850"/>
        <w:gridCol w:w="1134"/>
      </w:tblGrid>
      <w:tr w:rsidR="00F2024C" w:rsidRPr="004838AB" w14:paraId="4C514614" w14:textId="77777777" w:rsidTr="00D36171">
        <w:tc>
          <w:tcPr>
            <w:tcW w:w="3232" w:type="dxa"/>
            <w:vMerge w:val="restart"/>
          </w:tcPr>
          <w:p w14:paraId="4AFB6CD7" w14:textId="5A0AA8B5" w:rsidR="00F2024C" w:rsidRPr="004838AB" w:rsidRDefault="00F2024C" w:rsidP="004838AB">
            <w:pPr>
              <w:spacing w:line="360" w:lineRule="auto"/>
              <w:ind w:left="0" w:firstLine="0"/>
              <w:rPr>
                <w:b/>
              </w:rPr>
            </w:pPr>
            <w:r>
              <w:rPr>
                <w:b/>
              </w:rPr>
              <w:t>REQUIREMENT</w:t>
            </w:r>
          </w:p>
        </w:tc>
        <w:tc>
          <w:tcPr>
            <w:tcW w:w="7938" w:type="dxa"/>
            <w:gridSpan w:val="9"/>
          </w:tcPr>
          <w:p w14:paraId="28C29816" w14:textId="3258C89E" w:rsidR="00F2024C" w:rsidRPr="004838AB" w:rsidRDefault="00F2024C" w:rsidP="00F2024C">
            <w:pPr>
              <w:spacing w:line="360" w:lineRule="auto"/>
              <w:ind w:left="0" w:firstLine="0"/>
              <w:jc w:val="center"/>
              <w:rPr>
                <w:b/>
              </w:rPr>
            </w:pPr>
            <w:r>
              <w:rPr>
                <w:b/>
              </w:rPr>
              <w:t>USECASE 1D</w:t>
            </w:r>
          </w:p>
        </w:tc>
      </w:tr>
      <w:tr w:rsidR="00163EAB" w:rsidRPr="004838AB" w14:paraId="5BAA0E78" w14:textId="77777777" w:rsidTr="00D36171">
        <w:tc>
          <w:tcPr>
            <w:tcW w:w="3232" w:type="dxa"/>
            <w:vMerge/>
          </w:tcPr>
          <w:p w14:paraId="4F47D410" w14:textId="77777777" w:rsidR="00F2024C" w:rsidRPr="004838AB" w:rsidRDefault="00F2024C" w:rsidP="004838AB">
            <w:pPr>
              <w:spacing w:line="360" w:lineRule="auto"/>
              <w:ind w:left="0" w:firstLine="0"/>
              <w:rPr>
                <w:b/>
              </w:rPr>
            </w:pPr>
          </w:p>
        </w:tc>
        <w:tc>
          <w:tcPr>
            <w:tcW w:w="851" w:type="dxa"/>
          </w:tcPr>
          <w:p w14:paraId="119F5317" w14:textId="77777777" w:rsidR="00F2024C" w:rsidRPr="004838AB" w:rsidRDefault="00F2024C" w:rsidP="004838AB">
            <w:pPr>
              <w:spacing w:line="360" w:lineRule="auto"/>
              <w:ind w:left="0" w:firstLine="0"/>
              <w:rPr>
                <w:b/>
              </w:rPr>
            </w:pPr>
            <w:r w:rsidRPr="004838AB">
              <w:rPr>
                <w:b/>
              </w:rPr>
              <w:t>UC-1</w:t>
            </w:r>
          </w:p>
        </w:tc>
        <w:tc>
          <w:tcPr>
            <w:tcW w:w="850" w:type="dxa"/>
          </w:tcPr>
          <w:p w14:paraId="3A152B79" w14:textId="3A89B196" w:rsidR="00F2024C" w:rsidRPr="004838AB" w:rsidRDefault="00F2024C" w:rsidP="004838AB">
            <w:pPr>
              <w:spacing w:line="360" w:lineRule="auto"/>
              <w:ind w:left="0" w:firstLine="0"/>
              <w:rPr>
                <w:b/>
              </w:rPr>
            </w:pPr>
            <w:r w:rsidRPr="004838AB">
              <w:rPr>
                <w:b/>
              </w:rPr>
              <w:t>UC-</w:t>
            </w:r>
            <w:r w:rsidR="00CE6CB7">
              <w:rPr>
                <w:b/>
              </w:rPr>
              <w:t>2</w:t>
            </w:r>
          </w:p>
        </w:tc>
        <w:tc>
          <w:tcPr>
            <w:tcW w:w="851" w:type="dxa"/>
          </w:tcPr>
          <w:p w14:paraId="59318FA1" w14:textId="0F1933D7" w:rsidR="00F2024C" w:rsidRPr="004838AB" w:rsidRDefault="00F2024C" w:rsidP="00CE6CB7">
            <w:pPr>
              <w:spacing w:line="360" w:lineRule="auto"/>
              <w:ind w:left="0" w:firstLine="0"/>
              <w:rPr>
                <w:b/>
              </w:rPr>
            </w:pPr>
            <w:r w:rsidRPr="004838AB">
              <w:rPr>
                <w:b/>
              </w:rPr>
              <w:t>UC-</w:t>
            </w:r>
            <w:r w:rsidR="00CE6CB7">
              <w:rPr>
                <w:b/>
              </w:rPr>
              <w:t>3</w:t>
            </w:r>
          </w:p>
        </w:tc>
        <w:tc>
          <w:tcPr>
            <w:tcW w:w="850" w:type="dxa"/>
          </w:tcPr>
          <w:p w14:paraId="5D60090D" w14:textId="6F76A938" w:rsidR="00F2024C" w:rsidRPr="004838AB" w:rsidRDefault="00F2024C" w:rsidP="00CE6CB7">
            <w:pPr>
              <w:spacing w:line="360" w:lineRule="auto"/>
              <w:ind w:left="0" w:firstLine="0"/>
              <w:rPr>
                <w:b/>
              </w:rPr>
            </w:pPr>
            <w:r w:rsidRPr="004838AB">
              <w:rPr>
                <w:b/>
              </w:rPr>
              <w:t>UC-</w:t>
            </w:r>
            <w:r w:rsidR="00CE6CB7">
              <w:rPr>
                <w:b/>
              </w:rPr>
              <w:t>4</w:t>
            </w:r>
          </w:p>
        </w:tc>
        <w:tc>
          <w:tcPr>
            <w:tcW w:w="851" w:type="dxa"/>
          </w:tcPr>
          <w:p w14:paraId="48481156" w14:textId="5478E311" w:rsidR="00F2024C" w:rsidRPr="004838AB" w:rsidRDefault="00F2024C" w:rsidP="00CE6CB7">
            <w:pPr>
              <w:spacing w:line="360" w:lineRule="auto"/>
              <w:ind w:left="0" w:firstLine="0"/>
              <w:rPr>
                <w:b/>
              </w:rPr>
            </w:pPr>
            <w:r w:rsidRPr="004838AB">
              <w:rPr>
                <w:b/>
              </w:rPr>
              <w:t>UC-</w:t>
            </w:r>
            <w:r w:rsidR="00CE6CB7">
              <w:rPr>
                <w:b/>
              </w:rPr>
              <w:t>5</w:t>
            </w:r>
          </w:p>
        </w:tc>
        <w:tc>
          <w:tcPr>
            <w:tcW w:w="850" w:type="dxa"/>
          </w:tcPr>
          <w:p w14:paraId="0FCDF360" w14:textId="71655561" w:rsidR="00F2024C" w:rsidRPr="004838AB" w:rsidRDefault="00F2024C" w:rsidP="00CE6CB7">
            <w:pPr>
              <w:spacing w:line="360" w:lineRule="auto"/>
              <w:ind w:left="0" w:firstLine="0"/>
              <w:rPr>
                <w:b/>
              </w:rPr>
            </w:pPr>
            <w:r w:rsidRPr="004838AB">
              <w:rPr>
                <w:b/>
              </w:rPr>
              <w:t>UC-</w:t>
            </w:r>
            <w:r w:rsidR="00CE6CB7">
              <w:rPr>
                <w:b/>
              </w:rPr>
              <w:t>6</w:t>
            </w:r>
          </w:p>
        </w:tc>
        <w:tc>
          <w:tcPr>
            <w:tcW w:w="851" w:type="dxa"/>
          </w:tcPr>
          <w:p w14:paraId="6AFE6943" w14:textId="335AC18B" w:rsidR="00F2024C" w:rsidRPr="004838AB" w:rsidRDefault="00F2024C" w:rsidP="00CE6CB7">
            <w:pPr>
              <w:spacing w:line="360" w:lineRule="auto"/>
              <w:ind w:left="0" w:firstLine="0"/>
              <w:rPr>
                <w:b/>
              </w:rPr>
            </w:pPr>
            <w:r w:rsidRPr="004838AB">
              <w:rPr>
                <w:b/>
              </w:rPr>
              <w:t>UC-</w:t>
            </w:r>
            <w:r w:rsidR="00CE6CB7">
              <w:rPr>
                <w:b/>
              </w:rPr>
              <w:t>7</w:t>
            </w:r>
          </w:p>
        </w:tc>
        <w:tc>
          <w:tcPr>
            <w:tcW w:w="850" w:type="dxa"/>
          </w:tcPr>
          <w:p w14:paraId="3D1922CE" w14:textId="5F70C057" w:rsidR="00F2024C" w:rsidRPr="004838AB" w:rsidRDefault="00F2024C" w:rsidP="00CE6CB7">
            <w:pPr>
              <w:spacing w:line="360" w:lineRule="auto"/>
              <w:ind w:left="0" w:firstLine="0"/>
              <w:rPr>
                <w:b/>
              </w:rPr>
            </w:pPr>
            <w:r w:rsidRPr="004838AB">
              <w:rPr>
                <w:b/>
              </w:rPr>
              <w:t>UC-</w:t>
            </w:r>
            <w:r w:rsidR="00CE6CB7">
              <w:rPr>
                <w:b/>
              </w:rPr>
              <w:t>8</w:t>
            </w:r>
          </w:p>
        </w:tc>
        <w:tc>
          <w:tcPr>
            <w:tcW w:w="1134" w:type="dxa"/>
          </w:tcPr>
          <w:p w14:paraId="08590F3B" w14:textId="19A62402" w:rsidR="00F2024C" w:rsidRPr="004838AB" w:rsidRDefault="00F2024C" w:rsidP="00CE6CB7">
            <w:pPr>
              <w:spacing w:line="360" w:lineRule="auto"/>
              <w:ind w:left="0" w:firstLine="0"/>
              <w:rPr>
                <w:b/>
              </w:rPr>
            </w:pPr>
            <w:r w:rsidRPr="004838AB">
              <w:rPr>
                <w:b/>
              </w:rPr>
              <w:t>UC-</w:t>
            </w:r>
            <w:r w:rsidR="00CE6CB7">
              <w:rPr>
                <w:b/>
              </w:rPr>
              <w:t>9</w:t>
            </w:r>
          </w:p>
        </w:tc>
      </w:tr>
      <w:tr w:rsidR="00163EAB" w:rsidRPr="004838AB" w14:paraId="205278F2" w14:textId="77777777" w:rsidTr="00D36171">
        <w:tc>
          <w:tcPr>
            <w:tcW w:w="3232" w:type="dxa"/>
          </w:tcPr>
          <w:p w14:paraId="25F9E8BD" w14:textId="610A6AA5" w:rsidR="00F2024C" w:rsidRPr="004838AB" w:rsidRDefault="00F2024C" w:rsidP="004838AB">
            <w:pPr>
              <w:spacing w:line="360" w:lineRule="auto"/>
              <w:ind w:left="0" w:firstLine="0"/>
            </w:pPr>
            <w:r>
              <w:rPr>
                <w:szCs w:val="24"/>
              </w:rPr>
              <w:t xml:space="preserve">View </w:t>
            </w:r>
            <w:r w:rsidRPr="004838AB">
              <w:rPr>
                <w:szCs w:val="24"/>
              </w:rPr>
              <w:t xml:space="preserve"> Forecast</w:t>
            </w:r>
          </w:p>
        </w:tc>
        <w:tc>
          <w:tcPr>
            <w:tcW w:w="851" w:type="dxa"/>
          </w:tcPr>
          <w:p w14:paraId="7F6257A6" w14:textId="77777777" w:rsidR="00F2024C" w:rsidRPr="004838AB" w:rsidRDefault="00F2024C" w:rsidP="004838AB">
            <w:pPr>
              <w:spacing w:line="360" w:lineRule="auto"/>
              <w:ind w:left="0" w:firstLine="0"/>
              <w:rPr>
                <w:b/>
              </w:rPr>
            </w:pPr>
            <w:r w:rsidRPr="004838AB">
              <w:rPr>
                <w:b/>
              </w:rPr>
              <w:t>X</w:t>
            </w:r>
          </w:p>
        </w:tc>
        <w:tc>
          <w:tcPr>
            <w:tcW w:w="850" w:type="dxa"/>
          </w:tcPr>
          <w:p w14:paraId="1DBF458C" w14:textId="77777777" w:rsidR="00F2024C" w:rsidRPr="004838AB" w:rsidRDefault="00F2024C" w:rsidP="004838AB">
            <w:pPr>
              <w:spacing w:line="360" w:lineRule="auto"/>
              <w:ind w:left="0" w:firstLine="0"/>
              <w:rPr>
                <w:b/>
              </w:rPr>
            </w:pPr>
          </w:p>
        </w:tc>
        <w:tc>
          <w:tcPr>
            <w:tcW w:w="851" w:type="dxa"/>
          </w:tcPr>
          <w:p w14:paraId="4DDBC3FB" w14:textId="77777777" w:rsidR="00F2024C" w:rsidRPr="004838AB" w:rsidRDefault="00F2024C" w:rsidP="004838AB">
            <w:pPr>
              <w:spacing w:line="360" w:lineRule="auto"/>
              <w:ind w:left="0" w:firstLine="0"/>
              <w:rPr>
                <w:b/>
              </w:rPr>
            </w:pPr>
          </w:p>
        </w:tc>
        <w:tc>
          <w:tcPr>
            <w:tcW w:w="850" w:type="dxa"/>
          </w:tcPr>
          <w:p w14:paraId="02FA4FE6" w14:textId="77777777" w:rsidR="00F2024C" w:rsidRPr="004838AB" w:rsidRDefault="00F2024C" w:rsidP="004838AB">
            <w:pPr>
              <w:spacing w:line="360" w:lineRule="auto"/>
              <w:ind w:left="0" w:firstLine="0"/>
              <w:rPr>
                <w:b/>
              </w:rPr>
            </w:pPr>
          </w:p>
        </w:tc>
        <w:tc>
          <w:tcPr>
            <w:tcW w:w="851" w:type="dxa"/>
          </w:tcPr>
          <w:p w14:paraId="57D7EA9E" w14:textId="77777777" w:rsidR="00F2024C" w:rsidRPr="004838AB" w:rsidRDefault="00F2024C" w:rsidP="004838AB">
            <w:pPr>
              <w:spacing w:line="360" w:lineRule="auto"/>
              <w:ind w:left="0" w:firstLine="0"/>
              <w:rPr>
                <w:b/>
              </w:rPr>
            </w:pPr>
          </w:p>
        </w:tc>
        <w:tc>
          <w:tcPr>
            <w:tcW w:w="850" w:type="dxa"/>
          </w:tcPr>
          <w:p w14:paraId="115094DB" w14:textId="77777777" w:rsidR="00F2024C" w:rsidRPr="004838AB" w:rsidRDefault="00F2024C" w:rsidP="004838AB">
            <w:pPr>
              <w:spacing w:line="360" w:lineRule="auto"/>
              <w:ind w:left="0" w:firstLine="0"/>
              <w:rPr>
                <w:b/>
              </w:rPr>
            </w:pPr>
          </w:p>
        </w:tc>
        <w:tc>
          <w:tcPr>
            <w:tcW w:w="851" w:type="dxa"/>
          </w:tcPr>
          <w:p w14:paraId="5B6B5DCA" w14:textId="77777777" w:rsidR="00F2024C" w:rsidRPr="004838AB" w:rsidRDefault="00F2024C" w:rsidP="004838AB">
            <w:pPr>
              <w:spacing w:line="360" w:lineRule="auto"/>
              <w:ind w:left="0" w:firstLine="0"/>
              <w:rPr>
                <w:b/>
              </w:rPr>
            </w:pPr>
          </w:p>
        </w:tc>
        <w:tc>
          <w:tcPr>
            <w:tcW w:w="850" w:type="dxa"/>
          </w:tcPr>
          <w:p w14:paraId="40F9EC1E" w14:textId="77777777" w:rsidR="00F2024C" w:rsidRPr="004838AB" w:rsidRDefault="00F2024C" w:rsidP="004838AB">
            <w:pPr>
              <w:spacing w:line="360" w:lineRule="auto"/>
              <w:ind w:left="0" w:firstLine="0"/>
              <w:rPr>
                <w:b/>
              </w:rPr>
            </w:pPr>
          </w:p>
        </w:tc>
        <w:tc>
          <w:tcPr>
            <w:tcW w:w="1134" w:type="dxa"/>
          </w:tcPr>
          <w:p w14:paraId="4EE41DA7" w14:textId="77777777" w:rsidR="00F2024C" w:rsidRPr="004838AB" w:rsidRDefault="00F2024C" w:rsidP="004838AB">
            <w:pPr>
              <w:spacing w:line="360" w:lineRule="auto"/>
              <w:ind w:left="0" w:firstLine="0"/>
              <w:rPr>
                <w:b/>
              </w:rPr>
            </w:pPr>
          </w:p>
        </w:tc>
      </w:tr>
      <w:tr w:rsidR="00163EAB" w:rsidRPr="004838AB" w14:paraId="33D0ED46" w14:textId="77777777" w:rsidTr="00D36171">
        <w:tc>
          <w:tcPr>
            <w:tcW w:w="3232" w:type="dxa"/>
          </w:tcPr>
          <w:p w14:paraId="0D6B3D76" w14:textId="77777777" w:rsidR="00F2024C" w:rsidRPr="004838AB" w:rsidRDefault="00F2024C" w:rsidP="004838AB">
            <w:pPr>
              <w:spacing w:line="360" w:lineRule="auto"/>
              <w:ind w:left="0" w:firstLine="0"/>
            </w:pPr>
            <w:r w:rsidRPr="004838AB">
              <w:rPr>
                <w:szCs w:val="24"/>
              </w:rPr>
              <w:t>Create Advisory</w:t>
            </w:r>
          </w:p>
        </w:tc>
        <w:tc>
          <w:tcPr>
            <w:tcW w:w="851" w:type="dxa"/>
          </w:tcPr>
          <w:p w14:paraId="66217E9A" w14:textId="77777777" w:rsidR="00F2024C" w:rsidRPr="004838AB" w:rsidRDefault="00F2024C" w:rsidP="004838AB">
            <w:pPr>
              <w:spacing w:line="360" w:lineRule="auto"/>
              <w:ind w:left="0" w:firstLine="0"/>
            </w:pPr>
          </w:p>
        </w:tc>
        <w:tc>
          <w:tcPr>
            <w:tcW w:w="850" w:type="dxa"/>
          </w:tcPr>
          <w:p w14:paraId="3DF09B8E" w14:textId="77777777" w:rsidR="00F2024C" w:rsidRPr="004838AB" w:rsidRDefault="00F2024C" w:rsidP="004838AB">
            <w:pPr>
              <w:spacing w:line="360" w:lineRule="auto"/>
              <w:ind w:left="0" w:firstLine="0"/>
            </w:pPr>
            <w:r w:rsidRPr="004838AB">
              <w:t>X</w:t>
            </w:r>
          </w:p>
        </w:tc>
        <w:tc>
          <w:tcPr>
            <w:tcW w:w="851" w:type="dxa"/>
          </w:tcPr>
          <w:p w14:paraId="528C71D9" w14:textId="77777777" w:rsidR="00F2024C" w:rsidRPr="004838AB" w:rsidRDefault="00F2024C" w:rsidP="004838AB">
            <w:pPr>
              <w:spacing w:line="360" w:lineRule="auto"/>
              <w:ind w:left="0" w:firstLine="0"/>
            </w:pPr>
          </w:p>
        </w:tc>
        <w:tc>
          <w:tcPr>
            <w:tcW w:w="850" w:type="dxa"/>
          </w:tcPr>
          <w:p w14:paraId="70F874CF" w14:textId="77777777" w:rsidR="00F2024C" w:rsidRPr="004838AB" w:rsidRDefault="00F2024C" w:rsidP="004838AB">
            <w:pPr>
              <w:spacing w:line="360" w:lineRule="auto"/>
              <w:ind w:left="0" w:firstLine="0"/>
            </w:pPr>
          </w:p>
        </w:tc>
        <w:tc>
          <w:tcPr>
            <w:tcW w:w="851" w:type="dxa"/>
          </w:tcPr>
          <w:p w14:paraId="06A62762" w14:textId="77777777" w:rsidR="00F2024C" w:rsidRPr="004838AB" w:rsidRDefault="00F2024C" w:rsidP="004838AB">
            <w:pPr>
              <w:spacing w:line="360" w:lineRule="auto"/>
              <w:ind w:left="0" w:firstLine="0"/>
            </w:pPr>
          </w:p>
        </w:tc>
        <w:tc>
          <w:tcPr>
            <w:tcW w:w="850" w:type="dxa"/>
          </w:tcPr>
          <w:p w14:paraId="2F418995" w14:textId="77777777" w:rsidR="00F2024C" w:rsidRPr="004838AB" w:rsidRDefault="00F2024C" w:rsidP="004838AB">
            <w:pPr>
              <w:spacing w:line="360" w:lineRule="auto"/>
              <w:ind w:left="0" w:firstLine="0"/>
            </w:pPr>
          </w:p>
        </w:tc>
        <w:tc>
          <w:tcPr>
            <w:tcW w:w="851" w:type="dxa"/>
          </w:tcPr>
          <w:p w14:paraId="0047EEB4" w14:textId="77777777" w:rsidR="00F2024C" w:rsidRPr="004838AB" w:rsidRDefault="00F2024C" w:rsidP="004838AB">
            <w:pPr>
              <w:spacing w:line="360" w:lineRule="auto"/>
              <w:ind w:left="0" w:firstLine="0"/>
            </w:pPr>
          </w:p>
        </w:tc>
        <w:tc>
          <w:tcPr>
            <w:tcW w:w="850" w:type="dxa"/>
          </w:tcPr>
          <w:p w14:paraId="629D0D23" w14:textId="77777777" w:rsidR="00F2024C" w:rsidRPr="004838AB" w:rsidRDefault="00F2024C" w:rsidP="004838AB">
            <w:pPr>
              <w:spacing w:line="360" w:lineRule="auto"/>
              <w:ind w:left="0" w:firstLine="0"/>
            </w:pPr>
          </w:p>
        </w:tc>
        <w:tc>
          <w:tcPr>
            <w:tcW w:w="1134" w:type="dxa"/>
          </w:tcPr>
          <w:p w14:paraId="3E0DD5D4" w14:textId="77777777" w:rsidR="00F2024C" w:rsidRPr="004838AB" w:rsidRDefault="00F2024C" w:rsidP="004838AB">
            <w:pPr>
              <w:spacing w:line="360" w:lineRule="auto"/>
              <w:ind w:left="0" w:firstLine="0"/>
            </w:pPr>
          </w:p>
        </w:tc>
      </w:tr>
      <w:tr w:rsidR="00163EAB" w:rsidRPr="004838AB" w14:paraId="534181C5" w14:textId="77777777" w:rsidTr="00D36171">
        <w:tc>
          <w:tcPr>
            <w:tcW w:w="3232" w:type="dxa"/>
          </w:tcPr>
          <w:p w14:paraId="712B664D" w14:textId="77777777" w:rsidR="00F2024C" w:rsidRPr="004838AB" w:rsidRDefault="00F2024C" w:rsidP="004838AB">
            <w:pPr>
              <w:spacing w:line="360" w:lineRule="auto"/>
              <w:ind w:left="0" w:firstLine="0"/>
            </w:pPr>
            <w:r w:rsidRPr="004838AB">
              <w:rPr>
                <w:szCs w:val="24"/>
              </w:rPr>
              <w:t>Download Advisory</w:t>
            </w:r>
          </w:p>
        </w:tc>
        <w:tc>
          <w:tcPr>
            <w:tcW w:w="851" w:type="dxa"/>
          </w:tcPr>
          <w:p w14:paraId="290089F1" w14:textId="77777777" w:rsidR="00F2024C" w:rsidRPr="004838AB" w:rsidRDefault="00F2024C" w:rsidP="004838AB">
            <w:pPr>
              <w:spacing w:line="360" w:lineRule="auto"/>
              <w:ind w:left="0" w:firstLine="0"/>
            </w:pPr>
          </w:p>
        </w:tc>
        <w:tc>
          <w:tcPr>
            <w:tcW w:w="850" w:type="dxa"/>
          </w:tcPr>
          <w:p w14:paraId="09F889DB" w14:textId="77777777" w:rsidR="00F2024C" w:rsidRPr="004838AB" w:rsidRDefault="00F2024C" w:rsidP="004838AB">
            <w:pPr>
              <w:spacing w:line="360" w:lineRule="auto"/>
              <w:ind w:left="0" w:firstLine="0"/>
            </w:pPr>
          </w:p>
        </w:tc>
        <w:tc>
          <w:tcPr>
            <w:tcW w:w="851" w:type="dxa"/>
          </w:tcPr>
          <w:p w14:paraId="1ECD3FD9" w14:textId="77777777" w:rsidR="00F2024C" w:rsidRPr="004838AB" w:rsidRDefault="00F2024C" w:rsidP="004838AB">
            <w:pPr>
              <w:spacing w:line="360" w:lineRule="auto"/>
              <w:ind w:left="0" w:firstLine="0"/>
            </w:pPr>
            <w:r w:rsidRPr="004838AB">
              <w:t>X</w:t>
            </w:r>
          </w:p>
        </w:tc>
        <w:tc>
          <w:tcPr>
            <w:tcW w:w="850" w:type="dxa"/>
          </w:tcPr>
          <w:p w14:paraId="43171E88" w14:textId="77777777" w:rsidR="00F2024C" w:rsidRPr="004838AB" w:rsidRDefault="00F2024C" w:rsidP="004838AB">
            <w:pPr>
              <w:spacing w:line="360" w:lineRule="auto"/>
              <w:ind w:left="0" w:firstLine="0"/>
            </w:pPr>
          </w:p>
        </w:tc>
        <w:tc>
          <w:tcPr>
            <w:tcW w:w="851" w:type="dxa"/>
          </w:tcPr>
          <w:p w14:paraId="68FB11CF" w14:textId="77777777" w:rsidR="00F2024C" w:rsidRPr="004838AB" w:rsidRDefault="00F2024C" w:rsidP="004838AB">
            <w:pPr>
              <w:spacing w:line="360" w:lineRule="auto"/>
              <w:ind w:left="0" w:firstLine="0"/>
            </w:pPr>
          </w:p>
        </w:tc>
        <w:tc>
          <w:tcPr>
            <w:tcW w:w="850" w:type="dxa"/>
          </w:tcPr>
          <w:p w14:paraId="02E71A34" w14:textId="77777777" w:rsidR="00F2024C" w:rsidRPr="004838AB" w:rsidRDefault="00F2024C" w:rsidP="004838AB">
            <w:pPr>
              <w:spacing w:line="360" w:lineRule="auto"/>
              <w:ind w:left="0" w:firstLine="0"/>
            </w:pPr>
          </w:p>
        </w:tc>
        <w:tc>
          <w:tcPr>
            <w:tcW w:w="851" w:type="dxa"/>
          </w:tcPr>
          <w:p w14:paraId="76E4F4DC" w14:textId="77777777" w:rsidR="00F2024C" w:rsidRPr="004838AB" w:rsidRDefault="00F2024C" w:rsidP="004838AB">
            <w:pPr>
              <w:spacing w:line="360" w:lineRule="auto"/>
              <w:ind w:left="0" w:firstLine="0"/>
            </w:pPr>
          </w:p>
        </w:tc>
        <w:tc>
          <w:tcPr>
            <w:tcW w:w="850" w:type="dxa"/>
          </w:tcPr>
          <w:p w14:paraId="48929010" w14:textId="77777777" w:rsidR="00F2024C" w:rsidRPr="004838AB" w:rsidRDefault="00F2024C" w:rsidP="004838AB">
            <w:pPr>
              <w:spacing w:line="360" w:lineRule="auto"/>
              <w:ind w:left="0" w:firstLine="0"/>
            </w:pPr>
          </w:p>
        </w:tc>
        <w:tc>
          <w:tcPr>
            <w:tcW w:w="1134" w:type="dxa"/>
          </w:tcPr>
          <w:p w14:paraId="39AD9532" w14:textId="77777777" w:rsidR="00F2024C" w:rsidRPr="004838AB" w:rsidRDefault="00F2024C" w:rsidP="004838AB">
            <w:pPr>
              <w:spacing w:line="360" w:lineRule="auto"/>
              <w:ind w:left="0" w:firstLine="0"/>
            </w:pPr>
          </w:p>
        </w:tc>
      </w:tr>
      <w:tr w:rsidR="00163EAB" w:rsidRPr="004838AB" w14:paraId="48E420BA" w14:textId="77777777" w:rsidTr="00D36171">
        <w:tc>
          <w:tcPr>
            <w:tcW w:w="3232" w:type="dxa"/>
          </w:tcPr>
          <w:p w14:paraId="131C3DE8" w14:textId="67298764" w:rsidR="00F2024C" w:rsidRPr="004838AB" w:rsidRDefault="00F2024C" w:rsidP="00D36171">
            <w:pPr>
              <w:spacing w:line="360" w:lineRule="auto"/>
              <w:ind w:left="0" w:firstLine="0"/>
            </w:pPr>
            <w:r w:rsidRPr="004838AB">
              <w:rPr>
                <w:szCs w:val="24"/>
              </w:rPr>
              <w:t>View Parameter</w:t>
            </w:r>
            <w:r w:rsidR="00D36171">
              <w:rPr>
                <w:szCs w:val="24"/>
              </w:rPr>
              <w:t xml:space="preserve"> Visualization</w:t>
            </w:r>
          </w:p>
        </w:tc>
        <w:tc>
          <w:tcPr>
            <w:tcW w:w="851" w:type="dxa"/>
          </w:tcPr>
          <w:p w14:paraId="3D7FB0DE" w14:textId="77777777" w:rsidR="00F2024C" w:rsidRPr="004838AB" w:rsidRDefault="00F2024C" w:rsidP="004838AB">
            <w:pPr>
              <w:spacing w:line="360" w:lineRule="auto"/>
              <w:ind w:left="0" w:firstLine="0"/>
            </w:pPr>
          </w:p>
        </w:tc>
        <w:tc>
          <w:tcPr>
            <w:tcW w:w="850" w:type="dxa"/>
          </w:tcPr>
          <w:p w14:paraId="3099EDB0" w14:textId="77777777" w:rsidR="00F2024C" w:rsidRPr="004838AB" w:rsidRDefault="00F2024C" w:rsidP="004838AB">
            <w:pPr>
              <w:spacing w:line="360" w:lineRule="auto"/>
              <w:ind w:left="0" w:firstLine="0"/>
            </w:pPr>
          </w:p>
        </w:tc>
        <w:tc>
          <w:tcPr>
            <w:tcW w:w="851" w:type="dxa"/>
          </w:tcPr>
          <w:p w14:paraId="1C404AFD" w14:textId="77777777" w:rsidR="00F2024C" w:rsidRPr="004838AB" w:rsidRDefault="00F2024C" w:rsidP="004838AB">
            <w:pPr>
              <w:spacing w:line="360" w:lineRule="auto"/>
              <w:ind w:left="0" w:firstLine="0"/>
            </w:pPr>
          </w:p>
        </w:tc>
        <w:tc>
          <w:tcPr>
            <w:tcW w:w="850" w:type="dxa"/>
          </w:tcPr>
          <w:p w14:paraId="69897B6A" w14:textId="77777777" w:rsidR="00F2024C" w:rsidRPr="004838AB" w:rsidRDefault="00F2024C" w:rsidP="004838AB">
            <w:pPr>
              <w:spacing w:line="360" w:lineRule="auto"/>
              <w:ind w:left="0" w:firstLine="0"/>
            </w:pPr>
            <w:r w:rsidRPr="004838AB">
              <w:t>X</w:t>
            </w:r>
          </w:p>
        </w:tc>
        <w:tc>
          <w:tcPr>
            <w:tcW w:w="851" w:type="dxa"/>
          </w:tcPr>
          <w:p w14:paraId="5A50717D" w14:textId="77777777" w:rsidR="00F2024C" w:rsidRPr="004838AB" w:rsidRDefault="00F2024C" w:rsidP="004838AB">
            <w:pPr>
              <w:spacing w:line="360" w:lineRule="auto"/>
              <w:ind w:left="0" w:firstLine="0"/>
            </w:pPr>
          </w:p>
        </w:tc>
        <w:tc>
          <w:tcPr>
            <w:tcW w:w="850" w:type="dxa"/>
          </w:tcPr>
          <w:p w14:paraId="5B1EBC66" w14:textId="77777777" w:rsidR="00F2024C" w:rsidRPr="004838AB" w:rsidRDefault="00F2024C" w:rsidP="004838AB">
            <w:pPr>
              <w:spacing w:line="360" w:lineRule="auto"/>
              <w:ind w:left="0" w:firstLine="0"/>
            </w:pPr>
          </w:p>
        </w:tc>
        <w:tc>
          <w:tcPr>
            <w:tcW w:w="851" w:type="dxa"/>
          </w:tcPr>
          <w:p w14:paraId="452E75CA" w14:textId="77777777" w:rsidR="00F2024C" w:rsidRPr="004838AB" w:rsidRDefault="00F2024C" w:rsidP="004838AB">
            <w:pPr>
              <w:spacing w:line="360" w:lineRule="auto"/>
              <w:ind w:left="0" w:firstLine="0"/>
            </w:pPr>
          </w:p>
        </w:tc>
        <w:tc>
          <w:tcPr>
            <w:tcW w:w="850" w:type="dxa"/>
          </w:tcPr>
          <w:p w14:paraId="22698CF8" w14:textId="77777777" w:rsidR="00F2024C" w:rsidRPr="004838AB" w:rsidRDefault="00F2024C" w:rsidP="004838AB">
            <w:pPr>
              <w:spacing w:line="360" w:lineRule="auto"/>
              <w:ind w:left="0" w:firstLine="0"/>
            </w:pPr>
          </w:p>
        </w:tc>
        <w:tc>
          <w:tcPr>
            <w:tcW w:w="1134" w:type="dxa"/>
          </w:tcPr>
          <w:p w14:paraId="4651BD9E" w14:textId="77777777" w:rsidR="00F2024C" w:rsidRPr="004838AB" w:rsidRDefault="00F2024C" w:rsidP="004838AB">
            <w:pPr>
              <w:spacing w:line="360" w:lineRule="auto"/>
              <w:ind w:left="0" w:firstLine="0"/>
            </w:pPr>
          </w:p>
        </w:tc>
      </w:tr>
      <w:tr w:rsidR="00163EAB" w:rsidRPr="004838AB" w14:paraId="1C802BF0" w14:textId="77777777" w:rsidTr="00D36171">
        <w:tc>
          <w:tcPr>
            <w:tcW w:w="3232" w:type="dxa"/>
          </w:tcPr>
          <w:p w14:paraId="72C8609A" w14:textId="77777777" w:rsidR="00F2024C" w:rsidRPr="004838AB" w:rsidRDefault="00F2024C" w:rsidP="004838AB">
            <w:pPr>
              <w:spacing w:line="360" w:lineRule="auto"/>
              <w:ind w:left="0" w:firstLine="0"/>
            </w:pPr>
            <w:r w:rsidRPr="004838AB">
              <w:rPr>
                <w:szCs w:val="24"/>
              </w:rPr>
              <w:t>Send Alert</w:t>
            </w:r>
          </w:p>
        </w:tc>
        <w:tc>
          <w:tcPr>
            <w:tcW w:w="851" w:type="dxa"/>
          </w:tcPr>
          <w:p w14:paraId="0C2ED668" w14:textId="77777777" w:rsidR="00F2024C" w:rsidRPr="004838AB" w:rsidRDefault="00F2024C" w:rsidP="004838AB">
            <w:pPr>
              <w:spacing w:line="360" w:lineRule="auto"/>
              <w:ind w:left="0" w:firstLine="0"/>
            </w:pPr>
          </w:p>
        </w:tc>
        <w:tc>
          <w:tcPr>
            <w:tcW w:w="850" w:type="dxa"/>
          </w:tcPr>
          <w:p w14:paraId="741FD5DB" w14:textId="77777777" w:rsidR="00F2024C" w:rsidRPr="004838AB" w:rsidRDefault="00F2024C" w:rsidP="004838AB">
            <w:pPr>
              <w:spacing w:line="360" w:lineRule="auto"/>
              <w:ind w:left="0" w:firstLine="0"/>
            </w:pPr>
          </w:p>
        </w:tc>
        <w:tc>
          <w:tcPr>
            <w:tcW w:w="851" w:type="dxa"/>
          </w:tcPr>
          <w:p w14:paraId="045C23C7" w14:textId="77777777" w:rsidR="00F2024C" w:rsidRPr="004838AB" w:rsidRDefault="00F2024C" w:rsidP="004838AB">
            <w:pPr>
              <w:spacing w:line="360" w:lineRule="auto"/>
              <w:ind w:left="0" w:firstLine="0"/>
            </w:pPr>
          </w:p>
        </w:tc>
        <w:tc>
          <w:tcPr>
            <w:tcW w:w="850" w:type="dxa"/>
          </w:tcPr>
          <w:p w14:paraId="5DD54E73" w14:textId="77777777" w:rsidR="00F2024C" w:rsidRPr="004838AB" w:rsidRDefault="00F2024C" w:rsidP="004838AB">
            <w:pPr>
              <w:spacing w:line="360" w:lineRule="auto"/>
              <w:ind w:left="0" w:firstLine="0"/>
            </w:pPr>
          </w:p>
        </w:tc>
        <w:tc>
          <w:tcPr>
            <w:tcW w:w="851" w:type="dxa"/>
          </w:tcPr>
          <w:p w14:paraId="5B2F84B7" w14:textId="77777777" w:rsidR="00F2024C" w:rsidRPr="004838AB" w:rsidRDefault="00F2024C" w:rsidP="004838AB">
            <w:pPr>
              <w:spacing w:line="360" w:lineRule="auto"/>
              <w:ind w:left="0" w:firstLine="0"/>
            </w:pPr>
            <w:r w:rsidRPr="004838AB">
              <w:t>X</w:t>
            </w:r>
          </w:p>
        </w:tc>
        <w:tc>
          <w:tcPr>
            <w:tcW w:w="850" w:type="dxa"/>
          </w:tcPr>
          <w:p w14:paraId="490352BF" w14:textId="77777777" w:rsidR="00F2024C" w:rsidRPr="004838AB" w:rsidRDefault="00F2024C" w:rsidP="004838AB">
            <w:pPr>
              <w:spacing w:line="360" w:lineRule="auto"/>
              <w:ind w:left="0" w:firstLine="0"/>
            </w:pPr>
          </w:p>
        </w:tc>
        <w:tc>
          <w:tcPr>
            <w:tcW w:w="851" w:type="dxa"/>
          </w:tcPr>
          <w:p w14:paraId="1F8A434E" w14:textId="77777777" w:rsidR="00F2024C" w:rsidRPr="004838AB" w:rsidRDefault="00F2024C" w:rsidP="004838AB">
            <w:pPr>
              <w:spacing w:line="360" w:lineRule="auto"/>
              <w:ind w:left="0" w:firstLine="0"/>
            </w:pPr>
          </w:p>
        </w:tc>
        <w:tc>
          <w:tcPr>
            <w:tcW w:w="850" w:type="dxa"/>
          </w:tcPr>
          <w:p w14:paraId="1644B99E" w14:textId="77777777" w:rsidR="00F2024C" w:rsidRPr="004838AB" w:rsidRDefault="00F2024C" w:rsidP="004838AB">
            <w:pPr>
              <w:spacing w:line="360" w:lineRule="auto"/>
              <w:ind w:left="0" w:firstLine="0"/>
            </w:pPr>
          </w:p>
        </w:tc>
        <w:tc>
          <w:tcPr>
            <w:tcW w:w="1134" w:type="dxa"/>
          </w:tcPr>
          <w:p w14:paraId="6591914D" w14:textId="77777777" w:rsidR="00F2024C" w:rsidRPr="004838AB" w:rsidRDefault="00F2024C" w:rsidP="004838AB">
            <w:pPr>
              <w:spacing w:line="360" w:lineRule="auto"/>
              <w:ind w:left="0" w:firstLine="0"/>
            </w:pPr>
          </w:p>
        </w:tc>
      </w:tr>
      <w:tr w:rsidR="00163EAB" w:rsidRPr="004838AB" w14:paraId="6B1A8048" w14:textId="77777777" w:rsidTr="00D36171">
        <w:tc>
          <w:tcPr>
            <w:tcW w:w="3232" w:type="dxa"/>
          </w:tcPr>
          <w:p w14:paraId="7C225E6A" w14:textId="77777777" w:rsidR="00F2024C" w:rsidRPr="004838AB" w:rsidRDefault="00F2024C" w:rsidP="004838AB">
            <w:pPr>
              <w:spacing w:line="360" w:lineRule="auto"/>
              <w:ind w:left="0" w:firstLine="0"/>
            </w:pPr>
            <w:r w:rsidRPr="004838AB">
              <w:rPr>
                <w:szCs w:val="24"/>
              </w:rPr>
              <w:t>View Alert</w:t>
            </w:r>
          </w:p>
        </w:tc>
        <w:tc>
          <w:tcPr>
            <w:tcW w:w="851" w:type="dxa"/>
          </w:tcPr>
          <w:p w14:paraId="4D8D0C9B" w14:textId="77777777" w:rsidR="00F2024C" w:rsidRPr="004838AB" w:rsidRDefault="00F2024C" w:rsidP="004838AB">
            <w:pPr>
              <w:spacing w:line="360" w:lineRule="auto"/>
              <w:ind w:left="0" w:firstLine="0"/>
            </w:pPr>
          </w:p>
        </w:tc>
        <w:tc>
          <w:tcPr>
            <w:tcW w:w="850" w:type="dxa"/>
          </w:tcPr>
          <w:p w14:paraId="4D1923F5" w14:textId="77777777" w:rsidR="00F2024C" w:rsidRPr="004838AB" w:rsidRDefault="00F2024C" w:rsidP="004838AB">
            <w:pPr>
              <w:spacing w:line="360" w:lineRule="auto"/>
              <w:ind w:left="0" w:firstLine="0"/>
            </w:pPr>
          </w:p>
        </w:tc>
        <w:tc>
          <w:tcPr>
            <w:tcW w:w="851" w:type="dxa"/>
          </w:tcPr>
          <w:p w14:paraId="58854B97" w14:textId="77777777" w:rsidR="00F2024C" w:rsidRPr="004838AB" w:rsidRDefault="00F2024C" w:rsidP="004838AB">
            <w:pPr>
              <w:spacing w:line="360" w:lineRule="auto"/>
              <w:ind w:left="0" w:firstLine="0"/>
            </w:pPr>
          </w:p>
        </w:tc>
        <w:tc>
          <w:tcPr>
            <w:tcW w:w="850" w:type="dxa"/>
          </w:tcPr>
          <w:p w14:paraId="0CB1B4AE" w14:textId="77777777" w:rsidR="00F2024C" w:rsidRPr="004838AB" w:rsidRDefault="00F2024C" w:rsidP="004838AB">
            <w:pPr>
              <w:spacing w:line="360" w:lineRule="auto"/>
              <w:ind w:left="0" w:firstLine="0"/>
            </w:pPr>
          </w:p>
        </w:tc>
        <w:tc>
          <w:tcPr>
            <w:tcW w:w="851" w:type="dxa"/>
          </w:tcPr>
          <w:p w14:paraId="186D1C01" w14:textId="77777777" w:rsidR="00F2024C" w:rsidRPr="004838AB" w:rsidRDefault="00F2024C" w:rsidP="004838AB">
            <w:pPr>
              <w:spacing w:line="360" w:lineRule="auto"/>
              <w:ind w:left="0" w:firstLine="0"/>
            </w:pPr>
          </w:p>
        </w:tc>
        <w:tc>
          <w:tcPr>
            <w:tcW w:w="850" w:type="dxa"/>
          </w:tcPr>
          <w:p w14:paraId="2CD80CF5" w14:textId="77777777" w:rsidR="00F2024C" w:rsidRPr="004838AB" w:rsidRDefault="00F2024C" w:rsidP="004838AB">
            <w:pPr>
              <w:spacing w:line="360" w:lineRule="auto"/>
              <w:ind w:left="0" w:firstLine="0"/>
            </w:pPr>
            <w:r w:rsidRPr="004838AB">
              <w:t>X</w:t>
            </w:r>
          </w:p>
        </w:tc>
        <w:tc>
          <w:tcPr>
            <w:tcW w:w="851" w:type="dxa"/>
          </w:tcPr>
          <w:p w14:paraId="7775EE7D" w14:textId="77777777" w:rsidR="00F2024C" w:rsidRPr="004838AB" w:rsidRDefault="00F2024C" w:rsidP="004838AB">
            <w:pPr>
              <w:spacing w:line="360" w:lineRule="auto"/>
              <w:ind w:left="0" w:firstLine="0"/>
            </w:pPr>
          </w:p>
        </w:tc>
        <w:tc>
          <w:tcPr>
            <w:tcW w:w="850" w:type="dxa"/>
          </w:tcPr>
          <w:p w14:paraId="024B294D" w14:textId="77777777" w:rsidR="00F2024C" w:rsidRPr="004838AB" w:rsidRDefault="00F2024C" w:rsidP="004838AB">
            <w:pPr>
              <w:spacing w:line="360" w:lineRule="auto"/>
              <w:ind w:left="0" w:firstLine="0"/>
            </w:pPr>
          </w:p>
        </w:tc>
        <w:tc>
          <w:tcPr>
            <w:tcW w:w="1134" w:type="dxa"/>
          </w:tcPr>
          <w:p w14:paraId="187C1411" w14:textId="77777777" w:rsidR="00F2024C" w:rsidRPr="004838AB" w:rsidRDefault="00F2024C" w:rsidP="004838AB">
            <w:pPr>
              <w:spacing w:line="360" w:lineRule="auto"/>
              <w:ind w:left="0" w:firstLine="0"/>
            </w:pPr>
          </w:p>
        </w:tc>
      </w:tr>
      <w:tr w:rsidR="00163EAB" w:rsidRPr="004838AB" w14:paraId="0719706C" w14:textId="77777777" w:rsidTr="00D36171">
        <w:tc>
          <w:tcPr>
            <w:tcW w:w="3232" w:type="dxa"/>
          </w:tcPr>
          <w:p w14:paraId="72B82C29" w14:textId="77777777" w:rsidR="00F2024C" w:rsidRPr="004838AB" w:rsidRDefault="00F2024C" w:rsidP="004838AB">
            <w:pPr>
              <w:spacing w:line="360" w:lineRule="auto"/>
              <w:ind w:left="0" w:firstLine="0"/>
            </w:pPr>
            <w:r w:rsidRPr="004838AB">
              <w:rPr>
                <w:szCs w:val="24"/>
              </w:rPr>
              <w:t>Create Feedback.</w:t>
            </w:r>
          </w:p>
        </w:tc>
        <w:tc>
          <w:tcPr>
            <w:tcW w:w="851" w:type="dxa"/>
          </w:tcPr>
          <w:p w14:paraId="1E831137" w14:textId="77777777" w:rsidR="00F2024C" w:rsidRPr="004838AB" w:rsidRDefault="00F2024C" w:rsidP="004838AB">
            <w:pPr>
              <w:spacing w:line="360" w:lineRule="auto"/>
              <w:ind w:left="0" w:firstLine="0"/>
            </w:pPr>
          </w:p>
        </w:tc>
        <w:tc>
          <w:tcPr>
            <w:tcW w:w="850" w:type="dxa"/>
          </w:tcPr>
          <w:p w14:paraId="76932D8D" w14:textId="77777777" w:rsidR="00F2024C" w:rsidRPr="004838AB" w:rsidRDefault="00F2024C" w:rsidP="004838AB">
            <w:pPr>
              <w:spacing w:line="360" w:lineRule="auto"/>
              <w:ind w:left="0" w:firstLine="0"/>
            </w:pPr>
          </w:p>
        </w:tc>
        <w:tc>
          <w:tcPr>
            <w:tcW w:w="851" w:type="dxa"/>
          </w:tcPr>
          <w:p w14:paraId="074767FF" w14:textId="77777777" w:rsidR="00F2024C" w:rsidRPr="004838AB" w:rsidRDefault="00F2024C" w:rsidP="004838AB">
            <w:pPr>
              <w:spacing w:line="360" w:lineRule="auto"/>
              <w:ind w:left="0" w:firstLine="0"/>
            </w:pPr>
          </w:p>
        </w:tc>
        <w:tc>
          <w:tcPr>
            <w:tcW w:w="850" w:type="dxa"/>
          </w:tcPr>
          <w:p w14:paraId="596D5928" w14:textId="77777777" w:rsidR="00F2024C" w:rsidRPr="004838AB" w:rsidRDefault="00F2024C" w:rsidP="004838AB">
            <w:pPr>
              <w:spacing w:line="360" w:lineRule="auto"/>
              <w:ind w:left="0" w:firstLine="0"/>
            </w:pPr>
          </w:p>
        </w:tc>
        <w:tc>
          <w:tcPr>
            <w:tcW w:w="851" w:type="dxa"/>
          </w:tcPr>
          <w:p w14:paraId="53024439" w14:textId="77777777" w:rsidR="00F2024C" w:rsidRPr="004838AB" w:rsidRDefault="00F2024C" w:rsidP="004838AB">
            <w:pPr>
              <w:spacing w:line="360" w:lineRule="auto"/>
              <w:ind w:left="0" w:firstLine="0"/>
            </w:pPr>
          </w:p>
        </w:tc>
        <w:tc>
          <w:tcPr>
            <w:tcW w:w="850" w:type="dxa"/>
          </w:tcPr>
          <w:p w14:paraId="19001FBE" w14:textId="77777777" w:rsidR="00F2024C" w:rsidRPr="004838AB" w:rsidRDefault="00F2024C" w:rsidP="004838AB">
            <w:pPr>
              <w:spacing w:line="360" w:lineRule="auto"/>
              <w:ind w:left="0" w:firstLine="0"/>
            </w:pPr>
          </w:p>
        </w:tc>
        <w:tc>
          <w:tcPr>
            <w:tcW w:w="851" w:type="dxa"/>
          </w:tcPr>
          <w:p w14:paraId="34CE781E" w14:textId="77777777" w:rsidR="00F2024C" w:rsidRPr="004838AB" w:rsidRDefault="00F2024C" w:rsidP="004838AB">
            <w:pPr>
              <w:spacing w:line="360" w:lineRule="auto"/>
              <w:ind w:left="0" w:firstLine="0"/>
            </w:pPr>
            <w:r w:rsidRPr="004838AB">
              <w:t>X</w:t>
            </w:r>
          </w:p>
        </w:tc>
        <w:tc>
          <w:tcPr>
            <w:tcW w:w="850" w:type="dxa"/>
          </w:tcPr>
          <w:p w14:paraId="6FE2E44C" w14:textId="77777777" w:rsidR="00F2024C" w:rsidRPr="004838AB" w:rsidRDefault="00F2024C" w:rsidP="004838AB">
            <w:pPr>
              <w:spacing w:line="360" w:lineRule="auto"/>
              <w:ind w:left="0" w:firstLine="0"/>
            </w:pPr>
          </w:p>
        </w:tc>
        <w:tc>
          <w:tcPr>
            <w:tcW w:w="1134" w:type="dxa"/>
          </w:tcPr>
          <w:p w14:paraId="6E5D29CC" w14:textId="77777777" w:rsidR="00F2024C" w:rsidRPr="004838AB" w:rsidRDefault="00F2024C" w:rsidP="004838AB">
            <w:pPr>
              <w:spacing w:line="360" w:lineRule="auto"/>
              <w:ind w:left="0" w:firstLine="0"/>
            </w:pPr>
          </w:p>
        </w:tc>
      </w:tr>
      <w:tr w:rsidR="00163EAB" w:rsidRPr="004838AB" w14:paraId="4D4C774C" w14:textId="77777777" w:rsidTr="00D36171">
        <w:tc>
          <w:tcPr>
            <w:tcW w:w="3232" w:type="dxa"/>
          </w:tcPr>
          <w:p w14:paraId="75FA95B4" w14:textId="77777777" w:rsidR="00F2024C" w:rsidRPr="004838AB" w:rsidRDefault="00F2024C" w:rsidP="004838AB">
            <w:pPr>
              <w:spacing w:line="360" w:lineRule="auto"/>
              <w:ind w:left="0" w:firstLine="0"/>
              <w:rPr>
                <w:szCs w:val="24"/>
              </w:rPr>
            </w:pPr>
            <w:r w:rsidRPr="004838AB">
              <w:rPr>
                <w:szCs w:val="24"/>
              </w:rPr>
              <w:t>View Feedback</w:t>
            </w:r>
          </w:p>
        </w:tc>
        <w:tc>
          <w:tcPr>
            <w:tcW w:w="851" w:type="dxa"/>
          </w:tcPr>
          <w:p w14:paraId="294E1C9E" w14:textId="77777777" w:rsidR="00F2024C" w:rsidRPr="004838AB" w:rsidRDefault="00F2024C" w:rsidP="004838AB">
            <w:pPr>
              <w:spacing w:line="360" w:lineRule="auto"/>
              <w:ind w:left="0" w:firstLine="0"/>
            </w:pPr>
          </w:p>
        </w:tc>
        <w:tc>
          <w:tcPr>
            <w:tcW w:w="850" w:type="dxa"/>
          </w:tcPr>
          <w:p w14:paraId="5EA49101" w14:textId="77777777" w:rsidR="00F2024C" w:rsidRPr="004838AB" w:rsidRDefault="00F2024C" w:rsidP="004838AB">
            <w:pPr>
              <w:spacing w:line="360" w:lineRule="auto"/>
              <w:ind w:left="0" w:firstLine="0"/>
            </w:pPr>
          </w:p>
        </w:tc>
        <w:tc>
          <w:tcPr>
            <w:tcW w:w="851" w:type="dxa"/>
          </w:tcPr>
          <w:p w14:paraId="6A5BC9D3" w14:textId="77777777" w:rsidR="00F2024C" w:rsidRPr="004838AB" w:rsidRDefault="00F2024C" w:rsidP="004838AB">
            <w:pPr>
              <w:spacing w:line="360" w:lineRule="auto"/>
              <w:ind w:left="0" w:firstLine="0"/>
            </w:pPr>
          </w:p>
        </w:tc>
        <w:tc>
          <w:tcPr>
            <w:tcW w:w="850" w:type="dxa"/>
          </w:tcPr>
          <w:p w14:paraId="5E5A8429" w14:textId="77777777" w:rsidR="00F2024C" w:rsidRPr="004838AB" w:rsidRDefault="00F2024C" w:rsidP="004838AB">
            <w:pPr>
              <w:spacing w:line="360" w:lineRule="auto"/>
              <w:ind w:left="0" w:firstLine="0"/>
            </w:pPr>
          </w:p>
        </w:tc>
        <w:tc>
          <w:tcPr>
            <w:tcW w:w="851" w:type="dxa"/>
          </w:tcPr>
          <w:p w14:paraId="518CF0EF" w14:textId="77777777" w:rsidR="00F2024C" w:rsidRPr="004838AB" w:rsidRDefault="00F2024C" w:rsidP="004838AB">
            <w:pPr>
              <w:spacing w:line="360" w:lineRule="auto"/>
              <w:ind w:left="0" w:firstLine="0"/>
            </w:pPr>
          </w:p>
        </w:tc>
        <w:tc>
          <w:tcPr>
            <w:tcW w:w="850" w:type="dxa"/>
          </w:tcPr>
          <w:p w14:paraId="2703EB13" w14:textId="77777777" w:rsidR="00F2024C" w:rsidRPr="004838AB" w:rsidRDefault="00F2024C" w:rsidP="004838AB">
            <w:pPr>
              <w:spacing w:line="360" w:lineRule="auto"/>
              <w:ind w:left="0" w:firstLine="0"/>
            </w:pPr>
          </w:p>
        </w:tc>
        <w:tc>
          <w:tcPr>
            <w:tcW w:w="851" w:type="dxa"/>
          </w:tcPr>
          <w:p w14:paraId="5C5E011B" w14:textId="77777777" w:rsidR="00F2024C" w:rsidRPr="004838AB" w:rsidRDefault="00F2024C" w:rsidP="004838AB">
            <w:pPr>
              <w:spacing w:line="360" w:lineRule="auto"/>
              <w:ind w:left="0" w:firstLine="0"/>
            </w:pPr>
          </w:p>
        </w:tc>
        <w:tc>
          <w:tcPr>
            <w:tcW w:w="850" w:type="dxa"/>
          </w:tcPr>
          <w:p w14:paraId="1D5D5468" w14:textId="77777777" w:rsidR="00F2024C" w:rsidRPr="004838AB" w:rsidRDefault="00F2024C" w:rsidP="004838AB">
            <w:pPr>
              <w:spacing w:line="360" w:lineRule="auto"/>
              <w:ind w:left="0" w:firstLine="0"/>
            </w:pPr>
            <w:r w:rsidRPr="004838AB">
              <w:t>X</w:t>
            </w:r>
          </w:p>
        </w:tc>
        <w:tc>
          <w:tcPr>
            <w:tcW w:w="1134" w:type="dxa"/>
          </w:tcPr>
          <w:p w14:paraId="207BED54" w14:textId="77777777" w:rsidR="00F2024C" w:rsidRPr="004838AB" w:rsidRDefault="00F2024C" w:rsidP="004838AB">
            <w:pPr>
              <w:spacing w:line="360" w:lineRule="auto"/>
              <w:ind w:left="0" w:firstLine="0"/>
            </w:pPr>
          </w:p>
        </w:tc>
      </w:tr>
      <w:tr w:rsidR="00163EAB" w:rsidRPr="004838AB" w14:paraId="74C1F27F" w14:textId="77777777" w:rsidTr="00D36171">
        <w:tc>
          <w:tcPr>
            <w:tcW w:w="3232" w:type="dxa"/>
          </w:tcPr>
          <w:p w14:paraId="098978E7" w14:textId="77777777" w:rsidR="00F2024C" w:rsidRPr="004838AB" w:rsidRDefault="00F2024C" w:rsidP="004838AB">
            <w:pPr>
              <w:spacing w:line="360" w:lineRule="auto"/>
              <w:ind w:left="0" w:firstLine="0"/>
              <w:rPr>
                <w:szCs w:val="24"/>
              </w:rPr>
            </w:pPr>
            <w:r w:rsidRPr="004838AB">
              <w:rPr>
                <w:szCs w:val="24"/>
              </w:rPr>
              <w:t>Generate Response</w:t>
            </w:r>
          </w:p>
        </w:tc>
        <w:tc>
          <w:tcPr>
            <w:tcW w:w="851" w:type="dxa"/>
          </w:tcPr>
          <w:p w14:paraId="79EFE4AC" w14:textId="77777777" w:rsidR="00F2024C" w:rsidRPr="004838AB" w:rsidRDefault="00F2024C" w:rsidP="004838AB">
            <w:pPr>
              <w:spacing w:line="360" w:lineRule="auto"/>
              <w:ind w:left="0" w:firstLine="0"/>
            </w:pPr>
          </w:p>
        </w:tc>
        <w:tc>
          <w:tcPr>
            <w:tcW w:w="850" w:type="dxa"/>
          </w:tcPr>
          <w:p w14:paraId="2A894F24" w14:textId="77777777" w:rsidR="00F2024C" w:rsidRPr="004838AB" w:rsidRDefault="00F2024C" w:rsidP="004838AB">
            <w:pPr>
              <w:spacing w:line="360" w:lineRule="auto"/>
              <w:ind w:left="0" w:firstLine="0"/>
            </w:pPr>
          </w:p>
        </w:tc>
        <w:tc>
          <w:tcPr>
            <w:tcW w:w="851" w:type="dxa"/>
          </w:tcPr>
          <w:p w14:paraId="70ADD5AB" w14:textId="77777777" w:rsidR="00F2024C" w:rsidRPr="004838AB" w:rsidRDefault="00F2024C" w:rsidP="004838AB">
            <w:pPr>
              <w:spacing w:line="360" w:lineRule="auto"/>
              <w:ind w:left="0" w:firstLine="0"/>
            </w:pPr>
          </w:p>
        </w:tc>
        <w:tc>
          <w:tcPr>
            <w:tcW w:w="850" w:type="dxa"/>
          </w:tcPr>
          <w:p w14:paraId="57EAFDCD" w14:textId="77777777" w:rsidR="00F2024C" w:rsidRPr="004838AB" w:rsidRDefault="00F2024C" w:rsidP="004838AB">
            <w:pPr>
              <w:spacing w:line="360" w:lineRule="auto"/>
              <w:ind w:left="0" w:firstLine="0"/>
            </w:pPr>
          </w:p>
        </w:tc>
        <w:tc>
          <w:tcPr>
            <w:tcW w:w="851" w:type="dxa"/>
          </w:tcPr>
          <w:p w14:paraId="6D1784E6" w14:textId="77777777" w:rsidR="00F2024C" w:rsidRPr="004838AB" w:rsidRDefault="00F2024C" w:rsidP="004838AB">
            <w:pPr>
              <w:spacing w:line="360" w:lineRule="auto"/>
              <w:ind w:left="0" w:firstLine="0"/>
            </w:pPr>
          </w:p>
        </w:tc>
        <w:tc>
          <w:tcPr>
            <w:tcW w:w="850" w:type="dxa"/>
          </w:tcPr>
          <w:p w14:paraId="3A526D2E" w14:textId="77777777" w:rsidR="00F2024C" w:rsidRPr="004838AB" w:rsidRDefault="00F2024C" w:rsidP="004838AB">
            <w:pPr>
              <w:spacing w:line="360" w:lineRule="auto"/>
              <w:ind w:left="0" w:firstLine="0"/>
            </w:pPr>
          </w:p>
        </w:tc>
        <w:tc>
          <w:tcPr>
            <w:tcW w:w="851" w:type="dxa"/>
          </w:tcPr>
          <w:p w14:paraId="073360D8" w14:textId="77777777" w:rsidR="00F2024C" w:rsidRPr="004838AB" w:rsidRDefault="00F2024C" w:rsidP="004838AB">
            <w:pPr>
              <w:spacing w:line="360" w:lineRule="auto"/>
              <w:ind w:left="0" w:firstLine="0"/>
            </w:pPr>
          </w:p>
        </w:tc>
        <w:tc>
          <w:tcPr>
            <w:tcW w:w="850" w:type="dxa"/>
          </w:tcPr>
          <w:p w14:paraId="5916FDDB" w14:textId="77777777" w:rsidR="00F2024C" w:rsidRPr="004838AB" w:rsidRDefault="00F2024C" w:rsidP="004838AB">
            <w:pPr>
              <w:spacing w:line="360" w:lineRule="auto"/>
              <w:ind w:left="0" w:firstLine="0"/>
            </w:pPr>
          </w:p>
        </w:tc>
        <w:tc>
          <w:tcPr>
            <w:tcW w:w="1134" w:type="dxa"/>
          </w:tcPr>
          <w:p w14:paraId="6215AE05" w14:textId="77777777" w:rsidR="00F2024C" w:rsidRPr="004838AB" w:rsidRDefault="00F2024C" w:rsidP="004838AB">
            <w:pPr>
              <w:spacing w:line="360" w:lineRule="auto"/>
              <w:ind w:left="0" w:firstLine="0"/>
            </w:pPr>
            <w:r w:rsidRPr="004838AB">
              <w:t>X</w:t>
            </w:r>
          </w:p>
        </w:tc>
      </w:tr>
    </w:tbl>
    <w:p w14:paraId="1C8DF704" w14:textId="77777777" w:rsidR="005F1973" w:rsidRPr="004838AB" w:rsidRDefault="005F1973" w:rsidP="00551F2C">
      <w:pPr>
        <w:spacing w:line="360" w:lineRule="auto"/>
        <w:ind w:left="0" w:firstLine="0"/>
      </w:pPr>
    </w:p>
    <w:p w14:paraId="0D4A180B" w14:textId="77777777" w:rsidR="006D3B25" w:rsidRPr="004838AB" w:rsidRDefault="005C65FC" w:rsidP="004838AB">
      <w:pPr>
        <w:tabs>
          <w:tab w:val="left" w:pos="1881"/>
        </w:tabs>
        <w:spacing w:line="360" w:lineRule="auto"/>
      </w:pPr>
      <w:r w:rsidRPr="004838AB">
        <w:tab/>
        <w:t>X= Corresponds to a Requirement and a Use case that captured that particular Requirement</w:t>
      </w:r>
    </w:p>
    <w:p w14:paraId="6E890B53" w14:textId="77777777" w:rsidR="006D3B25" w:rsidRPr="004838AB" w:rsidRDefault="006D3B25" w:rsidP="004838AB">
      <w:pPr>
        <w:spacing w:line="360" w:lineRule="auto"/>
      </w:pPr>
    </w:p>
    <w:p w14:paraId="1A846B3C" w14:textId="77777777" w:rsidR="006D3B25" w:rsidRPr="004838AB" w:rsidRDefault="006D3B25" w:rsidP="004838AB">
      <w:pPr>
        <w:spacing w:line="360" w:lineRule="auto"/>
      </w:pPr>
    </w:p>
    <w:p w14:paraId="6512AED7" w14:textId="77777777" w:rsidR="006D3B25" w:rsidRPr="004838AB" w:rsidRDefault="006D3B25" w:rsidP="004838AB">
      <w:pPr>
        <w:spacing w:line="360" w:lineRule="auto"/>
      </w:pPr>
    </w:p>
    <w:p w14:paraId="18CA6A57" w14:textId="77777777" w:rsidR="006D3B25" w:rsidRPr="004838AB" w:rsidRDefault="006D3B25" w:rsidP="004838AB">
      <w:pPr>
        <w:spacing w:line="360" w:lineRule="auto"/>
      </w:pPr>
    </w:p>
    <w:p w14:paraId="285E453A" w14:textId="77777777" w:rsidR="006D3B25" w:rsidRPr="004838AB" w:rsidRDefault="006D3B25" w:rsidP="00967C3E">
      <w:pPr>
        <w:spacing w:line="360" w:lineRule="auto"/>
        <w:ind w:left="0" w:firstLine="0"/>
      </w:pPr>
    </w:p>
    <w:p w14:paraId="4A0D8FA3" w14:textId="241955FA" w:rsidR="008C2F5B" w:rsidRPr="002A330A" w:rsidRDefault="008C2F5B" w:rsidP="001E1EF8">
      <w:pPr>
        <w:spacing w:after="0" w:line="360" w:lineRule="auto"/>
        <w:ind w:left="-5" w:right="-15"/>
      </w:pPr>
    </w:p>
    <w:sectPr w:rsidR="008C2F5B" w:rsidRPr="002A330A" w:rsidSect="00400830">
      <w:footnotePr>
        <w:numRestart w:val="eachPage"/>
      </w:footnotePr>
      <w:type w:val="continuous"/>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4AFB4" w14:textId="77777777" w:rsidR="00C9364A" w:rsidRDefault="00C9364A">
      <w:pPr>
        <w:spacing w:after="0" w:line="240" w:lineRule="auto"/>
      </w:pPr>
      <w:r>
        <w:separator/>
      </w:r>
    </w:p>
  </w:endnote>
  <w:endnote w:type="continuationSeparator" w:id="0">
    <w:p w14:paraId="2582F867" w14:textId="77777777" w:rsidR="00C9364A" w:rsidRDefault="00C9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6C504" w14:textId="77777777" w:rsidR="000C269A" w:rsidRDefault="000C269A">
    <w:pPr>
      <w:spacing w:after="0"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A728D" w14:textId="77777777" w:rsidR="000C269A" w:rsidRDefault="000C269A">
    <w:pPr>
      <w:spacing w:after="0"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1B9E4" w14:textId="77777777" w:rsidR="000C269A" w:rsidRDefault="000C269A">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619A5" w14:textId="77777777" w:rsidR="000C269A" w:rsidRDefault="000C269A">
    <w:pPr>
      <w:spacing w:after="0" w:line="240" w:lineRule="auto"/>
      <w:ind w:left="0" w:firstLine="0"/>
      <w:jc w:val="center"/>
    </w:pPr>
    <w:r>
      <w:fldChar w:fldCharType="begin"/>
    </w:r>
    <w:r>
      <w:instrText xml:space="preserve"> PAGE   \* MERGEFORMAT </w:instrText>
    </w:r>
    <w:r>
      <w:fldChar w:fldCharType="separate"/>
    </w:r>
    <w:r w:rsidRPr="000136E2">
      <w:rPr>
        <w:noProof/>
        <w:sz w:val="20"/>
      </w:rPr>
      <w:t>5</w:t>
    </w:r>
    <w:r>
      <w:rPr>
        <w:sz w:val="20"/>
      </w:rPr>
      <w:fldChar w:fldCharType="end"/>
    </w:r>
    <w:r>
      <w:rPr>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E8CC9" w14:textId="76FB5FE3" w:rsidR="000C269A" w:rsidRDefault="000C269A" w:rsidP="003E4613">
    <w:pPr>
      <w:tabs>
        <w:tab w:val="left" w:pos="610"/>
        <w:tab w:val="center" w:pos="4682"/>
      </w:tabs>
      <w:spacing w:after="0" w:line="240" w:lineRule="auto"/>
      <w:ind w:left="0" w:firstLine="0"/>
      <w:jc w:val="left"/>
    </w:pPr>
    <w:r>
      <w:tab/>
    </w:r>
    <w:r>
      <w:tab/>
    </w:r>
    <w:r>
      <w:fldChar w:fldCharType="begin"/>
    </w:r>
    <w:r>
      <w:instrText xml:space="preserve"> PAGE   \* MERGEFORMAT </w:instrText>
    </w:r>
    <w:r>
      <w:fldChar w:fldCharType="separate"/>
    </w:r>
    <w:r w:rsidR="00217121" w:rsidRPr="00217121">
      <w:rPr>
        <w:noProof/>
        <w:sz w:val="20"/>
      </w:rPr>
      <w:t>17</w:t>
    </w:r>
    <w:r>
      <w:rPr>
        <w:sz w:val="20"/>
      </w:rPr>
      <w:fldChar w:fldCharType="end"/>
    </w:r>
    <w:r>
      <w:rPr>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06CA5" w14:textId="77777777" w:rsidR="000C269A" w:rsidRDefault="000C269A">
    <w:pPr>
      <w:spacing w:after="0" w:line="240" w:lineRule="auto"/>
      <w:ind w:left="0" w:firstLine="0"/>
      <w:jc w:val="center"/>
    </w:pPr>
    <w:r>
      <w:fldChar w:fldCharType="begin"/>
    </w:r>
    <w:r>
      <w:instrText xml:space="preserve"> PAGE   \* MERGEFORMAT </w:instrText>
    </w:r>
    <w:r>
      <w:fldChar w:fldCharType="separate"/>
    </w:r>
    <w:r w:rsidRPr="000136E2">
      <w:rPr>
        <w:noProof/>
        <w:sz w:val="20"/>
      </w:rPr>
      <w:t>5</w:t>
    </w:r>
    <w:r>
      <w:rPr>
        <w:sz w:val="20"/>
      </w:rPr>
      <w:fldChar w:fldCharType="end"/>
    </w:r>
    <w:r>
      <w:rPr>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A2060B" w14:textId="77777777" w:rsidR="00C9364A" w:rsidRDefault="00C9364A">
      <w:pPr>
        <w:spacing w:after="0" w:line="240" w:lineRule="auto"/>
        <w:ind w:left="0" w:firstLine="0"/>
        <w:jc w:val="left"/>
      </w:pPr>
      <w:r>
        <w:separator/>
      </w:r>
    </w:p>
  </w:footnote>
  <w:footnote w:type="continuationSeparator" w:id="0">
    <w:p w14:paraId="6AA7062B" w14:textId="77777777" w:rsidR="00C9364A" w:rsidRDefault="00C9364A">
      <w:pPr>
        <w:spacing w:after="0" w:line="240" w:lineRule="auto"/>
        <w:ind w:left="0" w:firstLine="0"/>
        <w:jc w:val="le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400FA" w14:textId="77777777" w:rsidR="000C269A" w:rsidRDefault="000C269A">
    <w:r>
      <w:rPr>
        <w:rFonts w:ascii="Calibri" w:eastAsia="Calibri" w:hAnsi="Calibri" w:cs="Calibri"/>
        <w:noProof/>
        <w:sz w:val="22"/>
        <w:lang w:val="en-US" w:eastAsia="en-US"/>
      </w:rPr>
      <mc:AlternateContent>
        <mc:Choice Requires="wpg">
          <w:drawing>
            <wp:anchor distT="0" distB="0" distL="114300" distR="114300" simplePos="0" relativeHeight="251655168" behindDoc="1" locked="0" layoutInCell="1" allowOverlap="1" wp14:anchorId="5543864B" wp14:editId="079E6B88">
              <wp:simplePos x="0" y="0"/>
              <wp:positionH relativeFrom="page">
                <wp:posOffset>0</wp:posOffset>
              </wp:positionH>
              <wp:positionV relativeFrom="page">
                <wp:posOffset>1</wp:posOffset>
              </wp:positionV>
              <wp:extent cx="7772400" cy="10058399"/>
              <wp:effectExtent l="0" t="0" r="0" b="0"/>
              <wp:wrapNone/>
              <wp:docPr id="15692" name="Group 15692"/>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15900" name="Shape 15900"/>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rnd">
                          <a:round/>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6ED47B64" id="Group 15692" o:spid="_x0000_s1026" style="position:absolute;margin-left:0;margin-top:0;width:612pt;height:11in;z-index:-251661312;mso-position-horizontal-relative:page;mso-position-vertical-relative:page"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">
              <v:shape id="Shape 15900" o:spid="_x0000_s1027" style="position:absolute;width:77724;height:100583;visibility:visible;mso-wrap-style:square;v-text-anchor:top" coordsize="7772400,1005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ghMgA&#10;AADeAAAADwAAAGRycy9kb3ducmV2LnhtbESPS2/CMBCE70j8B2srcQOHR6s2xSBaqRKHqjyKel7F&#10;S5wSr6PYhfDvuwckbrva2Zn55svO1+pMbawCGxiPMlDERbAVlwYO3x/DZ1AxIVusA5OBK0VYLvq9&#10;OeY2XHhH530qlZhwzNGAS6nJtY6FI49xFBpiuR1D6zHJ2pbatngRc1/rSZY9aY8VS4LDht4dFaf9&#10;nzcwbU5Hd6XtZnbQX5Pfn/HuE/nNmMFDt3oFlahLd/Hte22l/uNLJgCCIz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mCEyAAAAN4AAAAPAAAAAAAAAAAAAAAAAJgCAABk&#10;cnMvZG93bnJldi54bWxQSwUGAAAAAAQABAD1AAAAjQMAAAAA&#10;" path="m,l7772400,r,10058399l,10058399,,e" stroked="f" strokeweight="0">
                <v:stroke endcap="round"/>
                <v:path arrowok="t" textboxrect="0,0,7772400,10058399"/>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2E14E2" w14:textId="77777777" w:rsidR="000C269A" w:rsidRDefault="000C269A">
    <w:r>
      <w:rPr>
        <w:rFonts w:ascii="Calibri" w:eastAsia="Calibri" w:hAnsi="Calibri" w:cs="Calibri"/>
        <w:noProof/>
        <w:sz w:val="22"/>
        <w:lang w:val="en-US" w:eastAsia="en-US"/>
      </w:rPr>
      <mc:AlternateContent>
        <mc:Choice Requires="wpg">
          <w:drawing>
            <wp:anchor distT="0" distB="0" distL="114300" distR="114300" simplePos="0" relativeHeight="251657216" behindDoc="1" locked="0" layoutInCell="1" allowOverlap="1" wp14:anchorId="4E71548A" wp14:editId="638FF647">
              <wp:simplePos x="0" y="0"/>
              <wp:positionH relativeFrom="page">
                <wp:posOffset>-168052</wp:posOffset>
              </wp:positionH>
              <wp:positionV relativeFrom="page">
                <wp:posOffset>138396</wp:posOffset>
              </wp:positionV>
              <wp:extent cx="7772400" cy="10058399"/>
              <wp:effectExtent l="0" t="0" r="0" b="635"/>
              <wp:wrapNone/>
              <wp:docPr id="15688" name="Group 15688"/>
              <wp:cNvGraphicFramePr/>
              <a:graphic xmlns:a="http://schemas.openxmlformats.org/drawingml/2006/main">
                <a:graphicData uri="http://schemas.microsoft.com/office/word/2010/wordprocessingGroup">
                  <wpg:wgp>
                    <wpg:cNvGrpSpPr/>
                    <wpg:grpSpPr>
                      <a:xfrm>
                        <a:off x="0" y="0"/>
                        <a:ext cx="7772400" cy="10058399"/>
                        <a:chOff x="-168052" y="138396"/>
                        <a:chExt cx="7772400" cy="10058399"/>
                      </a:xfrm>
                    </wpg:grpSpPr>
                    <wps:wsp>
                      <wps:cNvPr id="15899" name="Shape 15899"/>
                      <wps:cNvSpPr/>
                      <wps:spPr>
                        <a:xfrm>
                          <a:off x="-168052" y="138396"/>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rnd">
                          <a:round/>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15430870" id="Group 15688" o:spid="_x0000_s1026" style="position:absolute;margin-left:-13.25pt;margin-top:10.9pt;width:612pt;height:11in;z-index:-251659264;mso-position-horizontal-relative:page;mso-position-vertical-relative:page" coordorigin="-1680,1383"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">
              <v:shape id="Shape 15899" o:spid="_x0000_s1027" style="position:absolute;left:-1680;top:1383;width:77723;height:100584;visibility:visible;mso-wrap-style:square;v-text-anchor:top" coordsize="7772400,1005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9TA8QA&#10;AADeAAAADwAAAGRycy9kb3ducmV2LnhtbERPTWsCMRC9F/wPYQRvNau2RbdGUUHooahrpedhM25W&#10;N5NlE3X9941Q8DaP9znTeWsrcaXGl44VDPoJCOLc6ZILBYef9esYhA/IGivHpOBOHuazzssUU+1u&#10;nNF1HwoRQ9inqMCEUKdS+tyQRd93NXHkjq6xGCJsCqkbvMVwW8lhknxIiyXHBoM1rQzl5/3FKhjV&#10;56O50277dpCb4el3kH0jL5XqddvFJ4hAbXiK/91fOs5/H08m8Hgn3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UwPEAAAA3gAAAA8AAAAAAAAAAAAAAAAAmAIAAGRycy9k&#10;b3ducmV2LnhtbFBLBQYAAAAABAAEAPUAAACJAwAAAAA=&#10;" path="m,l7772400,r,10058399l,10058399,,e" stroked="f" strokeweight="0">
                <v:stroke endcap="round"/>
                <v:path arrowok="t" textboxrect="0,0,7772400,10058399"/>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210F2" w14:textId="77777777" w:rsidR="000C269A" w:rsidRDefault="000C269A">
    <w:r>
      <w:rPr>
        <w:rFonts w:ascii="Calibri" w:eastAsia="Calibri" w:hAnsi="Calibri" w:cs="Calibri"/>
        <w:noProof/>
        <w:sz w:val="22"/>
        <w:lang w:val="en-US" w:eastAsia="en-US"/>
      </w:rPr>
      <mc:AlternateContent>
        <mc:Choice Requires="wpg">
          <w:drawing>
            <wp:anchor distT="0" distB="0" distL="114300" distR="114300" simplePos="0" relativeHeight="251658240" behindDoc="1" locked="0" layoutInCell="1" allowOverlap="1" wp14:anchorId="60128DFD" wp14:editId="24E7F2A3">
              <wp:simplePos x="0" y="0"/>
              <wp:positionH relativeFrom="page">
                <wp:posOffset>0</wp:posOffset>
              </wp:positionH>
              <wp:positionV relativeFrom="page">
                <wp:posOffset>1</wp:posOffset>
              </wp:positionV>
              <wp:extent cx="7772400" cy="10058399"/>
              <wp:effectExtent l="0" t="0" r="0" b="0"/>
              <wp:wrapNone/>
              <wp:docPr id="15684" name="Group 15684"/>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15898" name="Shape 15898"/>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rnd">
                          <a:round/>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558327EB" id="Group 15684" o:spid="_x0000_s1026" style="position:absolute;margin-left:0;margin-top:0;width:612pt;height:11in;z-index:-251658240;mso-position-horizontal-relative:page;mso-position-vertical-relative:page"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">
              <v:shape id="Shape 15898" o:spid="_x0000_s1027" style="position:absolute;width:77724;height:100583;visibility:visible;mso-wrap-style:square;v-text-anchor:top" coordsize="7772400,1005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P2mMcA&#10;AADeAAAADwAAAGRycy9kb3ducmV2LnhtbESPQW/CMAyF75P2HyJP2g1S2JhYIaCBNGkHBIMhzlZj&#10;mo7GqZoMyr/HB6TdbL3n9z5P552v1ZnaWAU2MOhnoIiLYCsuDex/PntjUDEhW6wDk4ErRZjPHh+m&#10;mNtw4S2dd6lUEsIxRwMupSbXOhaOPMZ+aIhFO4bWY5K1LbVt8SLhvtbDLHvTHiuWBocNLR0Vp92f&#10;N/DSnI7uSt+b171eD38Pg+0KeWHM81P3MQGVqEv/5vv1lxX80fhdeOUdmUHP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j9pjHAAAA3gAAAA8AAAAAAAAAAAAAAAAAmAIAAGRy&#10;cy9kb3ducmV2LnhtbFBLBQYAAAAABAAEAPUAAACMAwAAAAA=&#10;" path="m,l7772400,r,10058399l,10058399,,e" stroked="f" strokeweight="0">
                <v:stroke endcap="round"/>
                <v:path arrowok="t" textboxrect="0,0,7772400,10058399"/>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31F8E" w14:textId="77777777" w:rsidR="000C269A" w:rsidRDefault="000C269A">
    <w:pPr>
      <w:spacing w:after="0" w:line="240" w:lineRule="auto"/>
      <w:ind w:left="0" w:firstLine="0"/>
      <w:jc w:val="right"/>
    </w:pPr>
    <w:r>
      <w:rPr>
        <w:sz w:val="23"/>
      </w:rPr>
      <w:t xml:space="preserve">Software Design Document </w:t>
    </w:r>
  </w:p>
  <w:p w14:paraId="31EE3D2A" w14:textId="77777777" w:rsidR="000C269A" w:rsidRDefault="000C269A">
    <w:pPr>
      <w:spacing w:after="0" w:line="276" w:lineRule="auto"/>
      <w:ind w:left="0" w:right="58"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56192" behindDoc="0" locked="0" layoutInCell="1" allowOverlap="1" wp14:anchorId="59C01D37" wp14:editId="71541FD1">
              <wp:simplePos x="0" y="0"/>
              <wp:positionH relativeFrom="page">
                <wp:posOffset>914400</wp:posOffset>
              </wp:positionH>
              <wp:positionV relativeFrom="page">
                <wp:posOffset>941832</wp:posOffset>
              </wp:positionV>
              <wp:extent cx="5943600" cy="9144"/>
              <wp:effectExtent l="0" t="0" r="0" b="0"/>
              <wp:wrapSquare wrapText="bothSides"/>
              <wp:docPr id="15790" name="Group 15790"/>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5791" name="Shape 15791"/>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5="http://schemas.microsoft.com/office/word/2012/wordml">
          <w:pict>
            <v:group w14:anchorId="35782C53" id="Group 15790" o:spid="_x0000_s1026" style="position:absolute;margin-left:1in;margin-top:74.15pt;width:468pt;height:.7pt;z-index:251656192;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">
              <v:shape id="Shape 15791" o:spid="_x0000_s1027" style="position:absolute;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COcEA&#10;AADeAAAADwAAAGRycy9kb3ducmV2LnhtbERPTYvCMBC9C/sfwix409QVXa1GWRRBRAS7XrwNzWxT&#10;tpmUJmr990YQvM3jfc582dpKXKnxpWMFg34Cgjh3uuRCwel305uA8AFZY+WYFNzJw3Lx0Zljqt2N&#10;j3TNQiFiCPsUFZgQ6lRKnxuy6PuuJo7cn2sshgibQuoGbzHcVvIrScbSYsmxwWBNK0P5f3axCtb1&#10;oWJ3Oni0xW5vLkPi8kxKdT/bnxmIQG14i1/urY7zR9/TATzfiT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ngjnBAAAA3gAAAA8AAAAAAAAAAAAAAAAAmAIAAGRycy9kb3du&#10;cmV2LnhtbFBLBQYAAAAABAAEAPUAAACGAwAAAAA=&#10;" path="m,l5943600,e" filled="f" strokeweight=".72pt">
                <v:stroke endcap="round"/>
                <v:path arrowok="t" textboxrect="0,0,5943600,0"/>
              </v:shape>
              <w10:wrap type="square" anchorx="page" anchory="page"/>
            </v:group>
          </w:pict>
        </mc:Fallback>
      </mc:AlternateContent>
    </w:r>
  </w:p>
  <w:p w14:paraId="1BAD3F0A" w14:textId="77777777" w:rsidR="000C269A" w:rsidRDefault="000C269A">
    <w:r>
      <w:rPr>
        <w:rFonts w:ascii="Calibri" w:eastAsia="Calibri" w:hAnsi="Calibri" w:cs="Calibri"/>
        <w:noProof/>
        <w:sz w:val="22"/>
        <w:lang w:val="en-US" w:eastAsia="en-US"/>
      </w:rPr>
      <mc:AlternateContent>
        <mc:Choice Requires="wpg">
          <w:drawing>
            <wp:anchor distT="0" distB="0" distL="114300" distR="114300" simplePos="0" relativeHeight="251659264" behindDoc="1" locked="0" layoutInCell="1" allowOverlap="1" wp14:anchorId="02883516" wp14:editId="43559581">
              <wp:simplePos x="0" y="0"/>
              <wp:positionH relativeFrom="page">
                <wp:posOffset>0</wp:posOffset>
              </wp:positionH>
              <wp:positionV relativeFrom="page">
                <wp:posOffset>1</wp:posOffset>
              </wp:positionV>
              <wp:extent cx="7772400" cy="10058399"/>
              <wp:effectExtent l="0" t="0" r="0" b="0"/>
              <wp:wrapNone/>
              <wp:docPr id="15792" name="Group 15792"/>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15903" name="Shape 15903"/>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rnd">
                          <a:round/>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5E0D9196" id="Group 15792" o:spid="_x0000_s1026" style="position:absolute;margin-left:0;margin-top:0;width:612pt;height:11in;z-index:-251657216;mso-position-horizontal-relative:page;mso-position-vertical-relative:page"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">
              <v:shape id="Shape 15903" o:spid="_x0000_s1027" style="position:absolute;width:77724;height:100583;visibility:visible;mso-wrap-style:square;v-text-anchor:top" coordsize="7772400,1005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88QA&#10;AADeAAAADwAAAGRycy9kb3ducmV2LnhtbERPTWvCQBC9C/0PyxR6041aSxtdpS0IHoptbPA8ZCfZ&#10;1OxsyG41/ntXELzN433OYtXbRhyp87VjBeNRAoK4cLrmSkH+ux6+gvABWWPjmBScycNq+TBYYKrd&#10;iTM67kIlYgj7FBWYENpUSl8YsuhHriWOXOk6iyHCrpK6w1MMt42cJMmLtFhzbDDY0qeh4rD7twqm&#10;7aE0Z/r5fs7ldvK3H2dfyB9KPT3273MQgfpwF9/cGx3nz96SKVzfiTf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s/vPEAAAA3gAAAA8AAAAAAAAAAAAAAAAAmAIAAGRycy9k&#10;b3ducmV2LnhtbFBLBQYAAAAABAAEAPUAAACJAwAAAAA=&#10;" path="m,l7772400,r,10058399l,10058399,,e" stroked="f" strokeweight="0">
                <v:stroke endcap="round"/>
                <v:path arrowok="t" textboxrect="0,0,7772400,10058399"/>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ED2F7B" w14:textId="77777777" w:rsidR="000C269A" w:rsidRDefault="000C269A" w:rsidP="00EA5D07">
    <w:pPr>
      <w:spacing w:after="0" w:line="240" w:lineRule="auto"/>
      <w:ind w:left="0" w:firstLine="0"/>
      <w:jc w:val="right"/>
    </w:pPr>
    <w:r>
      <w:rPr>
        <w:sz w:val="23"/>
      </w:rPr>
      <w:t xml:space="preserve">Software Design Document </w:t>
    </w:r>
    <w:r>
      <w:tab/>
    </w:r>
    <w:r>
      <w:rPr>
        <w:rFonts w:ascii="Calibri" w:eastAsia="Calibri" w:hAnsi="Calibri" w:cs="Calibri"/>
        <w:noProof/>
        <w:sz w:val="22"/>
        <w:lang w:val="en-US" w:eastAsia="en-US"/>
      </w:rPr>
      <mc:AlternateContent>
        <mc:Choice Requires="wpg">
          <w:drawing>
            <wp:anchor distT="0" distB="0" distL="114300" distR="114300" simplePos="0" relativeHeight="251654144" behindDoc="0" locked="0" layoutInCell="1" allowOverlap="1" wp14:anchorId="68287E44" wp14:editId="45554403">
              <wp:simplePos x="0" y="0"/>
              <wp:positionH relativeFrom="page">
                <wp:posOffset>914400</wp:posOffset>
              </wp:positionH>
              <wp:positionV relativeFrom="page">
                <wp:posOffset>941832</wp:posOffset>
              </wp:positionV>
              <wp:extent cx="5943600" cy="9144"/>
              <wp:effectExtent l="0" t="0" r="0" b="0"/>
              <wp:wrapSquare wrapText="bothSides"/>
              <wp:docPr id="15755" name="Group 15755"/>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5756" name="Shape 15756"/>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5="http://schemas.microsoft.com/office/word/2012/wordml">
          <w:pict>
            <v:group w14:anchorId="48B9F1BE" id="Group 15755" o:spid="_x0000_s1026" style="position:absolute;margin-left:1in;margin-top:74.15pt;width:468pt;height:.7pt;z-index:251654144;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">
              <v:shape id="Shape 15756" o:spid="_x0000_s1027" style="position:absolute;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eg18MA&#10;AADeAAAADwAAAGRycy9kb3ducmV2LnhtbERPTWvCQBC9F/wPywje6sZKUolugrQUSimBqhdvQ3bM&#10;BrOzIbua9N93C4Xe5vE+Z1dOthN3GnzrWMFqmYAgrp1uuVFwOr49bkD4gKyxc0wKvslDWcwedphr&#10;N/IX3Q+hETGEfY4KTAh9LqWvDVn0S9cTR+7iBoshwqGResAxhttOPiVJJi22HBsM9vRiqL4eblbB&#10;a1917E6VR9t8fJrbmrg9k1KL+bTfggg0hX/xn/tdx/npc5rB7zvxB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eg18MAAADeAAAADwAAAAAAAAAAAAAAAACYAgAAZHJzL2Rv&#10;d25yZXYueG1sUEsFBgAAAAAEAAQA9QAAAIgDAAAAAA==&#10;" path="m,l5943600,e" filled="f" strokeweight=".72pt">
                <v:stroke endcap="round"/>
                <v:path arrowok="t" textboxrect="0,0,5943600,0"/>
              </v:shape>
              <w10:wrap type="square" anchorx="page" anchory="page"/>
            </v:group>
          </w:pict>
        </mc:Fallback>
      </mc:AlternateContent>
    </w:r>
  </w:p>
  <w:p w14:paraId="39435155" w14:textId="77777777" w:rsidR="000C269A" w:rsidRDefault="000C269A"/>
  <w:p w14:paraId="669406F0" w14:textId="77777777" w:rsidR="000C269A" w:rsidRDefault="000C269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12BDB" w14:textId="77777777" w:rsidR="000C269A" w:rsidRDefault="000C269A">
    <w:pPr>
      <w:spacing w:after="0" w:line="240" w:lineRule="auto"/>
      <w:ind w:left="0" w:firstLine="0"/>
      <w:jc w:val="right"/>
    </w:pPr>
    <w:r>
      <w:rPr>
        <w:sz w:val="23"/>
      </w:rPr>
      <w:t xml:space="preserve">Software Design Document </w:t>
    </w:r>
  </w:p>
  <w:p w14:paraId="60DC4F31" w14:textId="77777777" w:rsidR="000C269A" w:rsidRDefault="000C269A">
    <w:pPr>
      <w:spacing w:after="0" w:line="276" w:lineRule="auto"/>
      <w:ind w:left="0" w:right="58"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14:anchorId="0D880DC4" wp14:editId="731F123C">
              <wp:simplePos x="0" y="0"/>
              <wp:positionH relativeFrom="page">
                <wp:posOffset>914400</wp:posOffset>
              </wp:positionH>
              <wp:positionV relativeFrom="page">
                <wp:posOffset>941832</wp:posOffset>
              </wp:positionV>
              <wp:extent cx="5943600" cy="9144"/>
              <wp:effectExtent l="0" t="0" r="0" b="0"/>
              <wp:wrapSquare wrapText="bothSides"/>
              <wp:docPr id="15720" name="Group 15720"/>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5721" name="Shape 15721"/>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5="http://schemas.microsoft.com/office/word/2012/wordml">
          <w:pict>
            <v:group w14:anchorId="7CBBD9DD" id="Group 15720" o:spid="_x0000_s1026" style="position:absolute;margin-left:1in;margin-top:74.15pt;width:468pt;height:.7pt;z-index:251660288;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">
              <v:shape id="Shape 15721" o:spid="_x0000_s1027" style="position:absolute;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L3sEA&#10;AADeAAAADwAAAGRycy9kb3ducmV2LnhtbERPTYvCMBC9C/sfwizsTdO6qEs1lWVFEBFB14u3oRmb&#10;YjMpTdT6740geJvH+5zZvLO1uFLrK8cK0kECgrhwuuJSweF/2f8B4QOyxtoxKbiTh3n+0Zthpt2N&#10;d3Tdh1LEEPYZKjAhNJmUvjBk0Q9cQxy5k2sthgjbUuoWbzHc1nKYJGNpseLYYLChP0PFeX+xChbN&#10;tmZ32Hq05XpjLt/E1ZGU+vrsfqcgAnXhLX65VzrOH02GKTzfiTf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YS97BAAAA3gAAAA8AAAAAAAAAAAAAAAAAmAIAAGRycy9kb3du&#10;cmV2LnhtbFBLBQYAAAAABAAEAPUAAACGAwAAAAA=&#10;" path="m,l5943600,e" filled="f" strokeweight=".72pt">
                <v:stroke endcap="round"/>
                <v:path arrowok="t" textboxrect="0,0,5943600,0"/>
              </v:shape>
              <w10:wrap type="square" anchorx="page" anchory="page"/>
            </v:group>
          </w:pict>
        </mc:Fallback>
      </mc:AlternateContent>
    </w:r>
  </w:p>
  <w:p w14:paraId="7ED6F472" w14:textId="77777777" w:rsidR="000C269A" w:rsidRDefault="000C269A">
    <w:r>
      <w:rPr>
        <w:rFonts w:ascii="Calibri" w:eastAsia="Calibri" w:hAnsi="Calibri" w:cs="Calibri"/>
        <w:noProof/>
        <w:sz w:val="22"/>
        <w:lang w:val="en-US" w:eastAsia="en-US"/>
      </w:rPr>
      <mc:AlternateContent>
        <mc:Choice Requires="wpg">
          <w:drawing>
            <wp:anchor distT="0" distB="0" distL="114300" distR="114300" simplePos="0" relativeHeight="251661312" behindDoc="1" locked="0" layoutInCell="1" allowOverlap="1" wp14:anchorId="7C92235D" wp14:editId="0A0B7E43">
              <wp:simplePos x="0" y="0"/>
              <wp:positionH relativeFrom="page">
                <wp:posOffset>0</wp:posOffset>
              </wp:positionH>
              <wp:positionV relativeFrom="page">
                <wp:posOffset>1</wp:posOffset>
              </wp:positionV>
              <wp:extent cx="7772400" cy="10058399"/>
              <wp:effectExtent l="0" t="0" r="0" b="0"/>
              <wp:wrapNone/>
              <wp:docPr id="15722" name="Group 15722"/>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15901" name="Shape 15901"/>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rnd">
                          <a:round/>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48485983" id="Group 15722" o:spid="_x0000_s1026" style="position:absolute;margin-left:0;margin-top:0;width:612pt;height:11in;z-index:-251655168;mso-position-horizontal-relative:page;mso-position-vertical-relative:page"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">
              <v:shape id="Shape 15901" o:spid="_x0000_s1027" style="position:absolute;width:77724;height:100583;visibility:visible;mso-wrap-style:square;v-text-anchor:top" coordsize="7772400,1005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LFH8MA&#10;AADeAAAADwAAAGRycy9kb3ducmV2LnhtbERPS2sCMRC+F/ofwhS81ez6ol2N0gqCB/FV6XnYjJvV&#10;zWTZRF3/vREKvc3H95zJrLWVuFLjS8cK0m4Cgjh3uuRCweFn8f4BwgdkjZVjUnAnD7Pp68sEM+1u&#10;vKPrPhQihrDPUIEJoc6k9Lkhi77rauLIHV1jMUTYFFI3eIvhtpK9JBlJiyXHBoM1zQ3l5/3FKujX&#10;56O503YzOMh17/Sb7lbI30p13tqvMYhAbfgX/7mXOs4ffiYpPN+JN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LFH8MAAADeAAAADwAAAAAAAAAAAAAAAACYAgAAZHJzL2Rv&#10;d25yZXYueG1sUEsFBgAAAAAEAAQA9QAAAIgDAAAAAA==&#10;" path="m,l7772400,r,10058399l,10058399,,e" stroked="f" strokeweight="0">
                <v:stroke endcap="round"/>
                <v:path arrowok="t" textboxrect="0,0,7772400,10058399"/>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C7ED9"/>
    <w:multiLevelType w:val="multilevel"/>
    <w:tmpl w:val="44DAE5D0"/>
    <w:lvl w:ilvl="0">
      <w:start w:val="6"/>
      <w:numFmt w:val="decimal"/>
      <w:lvlText w:val="%1."/>
      <w:lvlJc w:val="left"/>
      <w:pPr>
        <w:ind w:left="684" w:hanging="684"/>
      </w:pPr>
      <w:rPr>
        <w:rFonts w:hint="default"/>
      </w:rPr>
    </w:lvl>
    <w:lvl w:ilvl="1">
      <w:start w:val="1"/>
      <w:numFmt w:val="decimal"/>
      <w:lvlText w:val="%1.%2."/>
      <w:lvlJc w:val="left"/>
      <w:pPr>
        <w:ind w:left="1396" w:hanging="720"/>
      </w:pPr>
      <w:rPr>
        <w:rFonts w:hint="default"/>
      </w:rPr>
    </w:lvl>
    <w:lvl w:ilvl="2">
      <w:start w:val="1"/>
      <w:numFmt w:val="decimal"/>
      <w:lvlText w:val="%1.%2.%3."/>
      <w:lvlJc w:val="left"/>
      <w:pPr>
        <w:ind w:left="2072" w:hanging="720"/>
      </w:pPr>
      <w:rPr>
        <w:rFonts w:hint="default"/>
      </w:rPr>
    </w:lvl>
    <w:lvl w:ilvl="3">
      <w:start w:val="1"/>
      <w:numFmt w:val="decimal"/>
      <w:lvlText w:val="%1.%2.%3.%4."/>
      <w:lvlJc w:val="left"/>
      <w:pPr>
        <w:ind w:left="3108" w:hanging="1080"/>
      </w:pPr>
      <w:rPr>
        <w:rFonts w:hint="default"/>
      </w:rPr>
    </w:lvl>
    <w:lvl w:ilvl="4">
      <w:start w:val="1"/>
      <w:numFmt w:val="decimal"/>
      <w:lvlText w:val="%1.%2.%3.%4.%5."/>
      <w:lvlJc w:val="left"/>
      <w:pPr>
        <w:ind w:left="4144" w:hanging="1440"/>
      </w:pPr>
      <w:rPr>
        <w:rFonts w:hint="default"/>
      </w:rPr>
    </w:lvl>
    <w:lvl w:ilvl="5">
      <w:start w:val="1"/>
      <w:numFmt w:val="decimal"/>
      <w:lvlText w:val="%1.%2.%3.%4.%5.%6."/>
      <w:lvlJc w:val="left"/>
      <w:pPr>
        <w:ind w:left="4820" w:hanging="1440"/>
      </w:pPr>
      <w:rPr>
        <w:rFonts w:hint="default"/>
      </w:rPr>
    </w:lvl>
    <w:lvl w:ilvl="6">
      <w:start w:val="1"/>
      <w:numFmt w:val="decimal"/>
      <w:lvlText w:val="%1.%2.%3.%4.%5.%6.%7."/>
      <w:lvlJc w:val="left"/>
      <w:pPr>
        <w:ind w:left="5856" w:hanging="1800"/>
      </w:pPr>
      <w:rPr>
        <w:rFonts w:hint="default"/>
      </w:rPr>
    </w:lvl>
    <w:lvl w:ilvl="7">
      <w:start w:val="1"/>
      <w:numFmt w:val="decimal"/>
      <w:lvlText w:val="%1.%2.%3.%4.%5.%6.%7.%8."/>
      <w:lvlJc w:val="left"/>
      <w:pPr>
        <w:ind w:left="6892" w:hanging="2160"/>
      </w:pPr>
      <w:rPr>
        <w:rFonts w:hint="default"/>
      </w:rPr>
    </w:lvl>
    <w:lvl w:ilvl="8">
      <w:start w:val="1"/>
      <w:numFmt w:val="decimal"/>
      <w:lvlText w:val="%1.%2.%3.%4.%5.%6.%7.%8.%9."/>
      <w:lvlJc w:val="left"/>
      <w:pPr>
        <w:ind w:left="7568" w:hanging="2160"/>
      </w:pPr>
      <w:rPr>
        <w:rFonts w:hint="default"/>
      </w:rPr>
    </w:lvl>
  </w:abstractNum>
  <w:abstractNum w:abstractNumId="1">
    <w:nsid w:val="03E510E1"/>
    <w:multiLevelType w:val="multilevel"/>
    <w:tmpl w:val="BAD40F5C"/>
    <w:lvl w:ilvl="0">
      <w:start w:val="1"/>
      <w:numFmt w:val="decimal"/>
      <w:pStyle w:val="Heading1"/>
      <w:lvlText w:val="%1."/>
      <w:lvlJc w:val="left"/>
      <w:pPr>
        <w:ind w:left="993"/>
      </w:pPr>
      <w:rPr>
        <w:rFonts w:ascii="Times New Roman" w:eastAsia="Arial" w:hAnsi="Times New Roman" w:cs="Times New Roman" w:hint="default"/>
        <w:b/>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1353"/>
      </w:pPr>
      <w:rPr>
        <w:rFonts w:ascii="Times New Roman" w:eastAsia="Arial"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433"/>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3">
      <w:start w:val="1"/>
      <w:numFmt w:val="decimal"/>
      <w:lvlText w:val="%4"/>
      <w:lvlJc w:val="left"/>
      <w:pPr>
        <w:ind w:left="3153"/>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4">
      <w:start w:val="1"/>
      <w:numFmt w:val="lowerLetter"/>
      <w:lvlText w:val="%5"/>
      <w:lvlJc w:val="left"/>
      <w:pPr>
        <w:ind w:left="3873"/>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5">
      <w:start w:val="1"/>
      <w:numFmt w:val="lowerRoman"/>
      <w:lvlText w:val="%6"/>
      <w:lvlJc w:val="left"/>
      <w:pPr>
        <w:ind w:left="4593"/>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6">
      <w:start w:val="1"/>
      <w:numFmt w:val="decimal"/>
      <w:lvlText w:val="%7"/>
      <w:lvlJc w:val="left"/>
      <w:pPr>
        <w:ind w:left="5313"/>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7">
      <w:start w:val="1"/>
      <w:numFmt w:val="lowerLetter"/>
      <w:lvlText w:val="%8"/>
      <w:lvlJc w:val="left"/>
      <w:pPr>
        <w:ind w:left="6033"/>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8">
      <w:start w:val="1"/>
      <w:numFmt w:val="lowerRoman"/>
      <w:lvlText w:val="%9"/>
      <w:lvlJc w:val="left"/>
      <w:pPr>
        <w:ind w:left="6753"/>
      </w:pPr>
      <w:rPr>
        <w:rFonts w:ascii="Arial" w:eastAsia="Arial" w:hAnsi="Arial" w:cs="Arial"/>
        <w:b/>
        <w:i w:val="0"/>
        <w:strike w:val="0"/>
        <w:dstrike w:val="0"/>
        <w:color w:val="000000"/>
        <w:sz w:val="27"/>
        <w:u w:val="none" w:color="000000"/>
        <w:bdr w:val="none" w:sz="0" w:space="0" w:color="auto"/>
        <w:shd w:val="clear" w:color="auto" w:fill="auto"/>
        <w:vertAlign w:val="baseline"/>
      </w:rPr>
    </w:lvl>
  </w:abstractNum>
  <w:abstractNum w:abstractNumId="2">
    <w:nsid w:val="05717DBC"/>
    <w:multiLevelType w:val="multilevel"/>
    <w:tmpl w:val="73528D6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C000FFB"/>
    <w:multiLevelType w:val="hybridMultilevel"/>
    <w:tmpl w:val="A65EF192"/>
    <w:lvl w:ilvl="0" w:tplc="08090019">
      <w:start w:val="1"/>
      <w:numFmt w:val="lowerLetter"/>
      <w:lvlText w:val="%1."/>
      <w:lvlJc w:val="left"/>
      <w:pPr>
        <w:ind w:left="907" w:hanging="360"/>
      </w:pPr>
    </w:lvl>
    <w:lvl w:ilvl="1" w:tplc="08090019" w:tentative="1">
      <w:start w:val="1"/>
      <w:numFmt w:val="lowerLetter"/>
      <w:lvlText w:val="%2."/>
      <w:lvlJc w:val="left"/>
      <w:pPr>
        <w:ind w:left="1627" w:hanging="360"/>
      </w:pPr>
    </w:lvl>
    <w:lvl w:ilvl="2" w:tplc="0809001B" w:tentative="1">
      <w:start w:val="1"/>
      <w:numFmt w:val="lowerRoman"/>
      <w:lvlText w:val="%3."/>
      <w:lvlJc w:val="right"/>
      <w:pPr>
        <w:ind w:left="2347" w:hanging="180"/>
      </w:pPr>
    </w:lvl>
    <w:lvl w:ilvl="3" w:tplc="0809000F" w:tentative="1">
      <w:start w:val="1"/>
      <w:numFmt w:val="decimal"/>
      <w:lvlText w:val="%4."/>
      <w:lvlJc w:val="left"/>
      <w:pPr>
        <w:ind w:left="3067" w:hanging="360"/>
      </w:pPr>
    </w:lvl>
    <w:lvl w:ilvl="4" w:tplc="08090019" w:tentative="1">
      <w:start w:val="1"/>
      <w:numFmt w:val="lowerLetter"/>
      <w:lvlText w:val="%5."/>
      <w:lvlJc w:val="left"/>
      <w:pPr>
        <w:ind w:left="3787" w:hanging="360"/>
      </w:pPr>
    </w:lvl>
    <w:lvl w:ilvl="5" w:tplc="0809001B" w:tentative="1">
      <w:start w:val="1"/>
      <w:numFmt w:val="lowerRoman"/>
      <w:lvlText w:val="%6."/>
      <w:lvlJc w:val="right"/>
      <w:pPr>
        <w:ind w:left="4507" w:hanging="180"/>
      </w:pPr>
    </w:lvl>
    <w:lvl w:ilvl="6" w:tplc="0809000F" w:tentative="1">
      <w:start w:val="1"/>
      <w:numFmt w:val="decimal"/>
      <w:lvlText w:val="%7."/>
      <w:lvlJc w:val="left"/>
      <w:pPr>
        <w:ind w:left="5227" w:hanging="360"/>
      </w:pPr>
    </w:lvl>
    <w:lvl w:ilvl="7" w:tplc="08090019" w:tentative="1">
      <w:start w:val="1"/>
      <w:numFmt w:val="lowerLetter"/>
      <w:lvlText w:val="%8."/>
      <w:lvlJc w:val="left"/>
      <w:pPr>
        <w:ind w:left="5947" w:hanging="360"/>
      </w:pPr>
    </w:lvl>
    <w:lvl w:ilvl="8" w:tplc="0809001B" w:tentative="1">
      <w:start w:val="1"/>
      <w:numFmt w:val="lowerRoman"/>
      <w:lvlText w:val="%9."/>
      <w:lvlJc w:val="right"/>
      <w:pPr>
        <w:ind w:left="6667" w:hanging="180"/>
      </w:pPr>
    </w:lvl>
  </w:abstractNum>
  <w:abstractNum w:abstractNumId="4">
    <w:nsid w:val="150216A0"/>
    <w:multiLevelType w:val="hybridMultilevel"/>
    <w:tmpl w:val="2BC6B414"/>
    <w:lvl w:ilvl="0" w:tplc="08090019">
      <w:start w:val="1"/>
      <w:numFmt w:val="lowerLetter"/>
      <w:lvlText w:val="%1."/>
      <w:lvlJc w:val="left"/>
      <w:pPr>
        <w:ind w:left="907" w:hanging="360"/>
      </w:pPr>
    </w:lvl>
    <w:lvl w:ilvl="1" w:tplc="08090019" w:tentative="1">
      <w:start w:val="1"/>
      <w:numFmt w:val="lowerLetter"/>
      <w:lvlText w:val="%2."/>
      <w:lvlJc w:val="left"/>
      <w:pPr>
        <w:ind w:left="1627" w:hanging="360"/>
      </w:pPr>
    </w:lvl>
    <w:lvl w:ilvl="2" w:tplc="0809001B" w:tentative="1">
      <w:start w:val="1"/>
      <w:numFmt w:val="lowerRoman"/>
      <w:lvlText w:val="%3."/>
      <w:lvlJc w:val="right"/>
      <w:pPr>
        <w:ind w:left="2347" w:hanging="180"/>
      </w:pPr>
    </w:lvl>
    <w:lvl w:ilvl="3" w:tplc="0809000F" w:tentative="1">
      <w:start w:val="1"/>
      <w:numFmt w:val="decimal"/>
      <w:lvlText w:val="%4."/>
      <w:lvlJc w:val="left"/>
      <w:pPr>
        <w:ind w:left="3067" w:hanging="360"/>
      </w:pPr>
    </w:lvl>
    <w:lvl w:ilvl="4" w:tplc="08090019" w:tentative="1">
      <w:start w:val="1"/>
      <w:numFmt w:val="lowerLetter"/>
      <w:lvlText w:val="%5."/>
      <w:lvlJc w:val="left"/>
      <w:pPr>
        <w:ind w:left="3787" w:hanging="360"/>
      </w:pPr>
    </w:lvl>
    <w:lvl w:ilvl="5" w:tplc="0809001B" w:tentative="1">
      <w:start w:val="1"/>
      <w:numFmt w:val="lowerRoman"/>
      <w:lvlText w:val="%6."/>
      <w:lvlJc w:val="right"/>
      <w:pPr>
        <w:ind w:left="4507" w:hanging="180"/>
      </w:pPr>
    </w:lvl>
    <w:lvl w:ilvl="6" w:tplc="0809000F" w:tentative="1">
      <w:start w:val="1"/>
      <w:numFmt w:val="decimal"/>
      <w:lvlText w:val="%7."/>
      <w:lvlJc w:val="left"/>
      <w:pPr>
        <w:ind w:left="5227" w:hanging="360"/>
      </w:pPr>
    </w:lvl>
    <w:lvl w:ilvl="7" w:tplc="08090019" w:tentative="1">
      <w:start w:val="1"/>
      <w:numFmt w:val="lowerLetter"/>
      <w:lvlText w:val="%8."/>
      <w:lvlJc w:val="left"/>
      <w:pPr>
        <w:ind w:left="5947" w:hanging="360"/>
      </w:pPr>
    </w:lvl>
    <w:lvl w:ilvl="8" w:tplc="0809001B" w:tentative="1">
      <w:start w:val="1"/>
      <w:numFmt w:val="lowerRoman"/>
      <w:lvlText w:val="%9."/>
      <w:lvlJc w:val="right"/>
      <w:pPr>
        <w:ind w:left="6667" w:hanging="180"/>
      </w:pPr>
    </w:lvl>
  </w:abstractNum>
  <w:abstractNum w:abstractNumId="5">
    <w:nsid w:val="1A131285"/>
    <w:multiLevelType w:val="multilevel"/>
    <w:tmpl w:val="097A0E34"/>
    <w:lvl w:ilvl="0">
      <w:start w:val="1"/>
      <w:numFmt w:val="decimal"/>
      <w:lvlText w:val="%1"/>
      <w:lvlJc w:val="left"/>
      <w:pPr>
        <w:ind w:left="480" w:hanging="480"/>
      </w:pPr>
      <w:rPr>
        <w:rFonts w:hint="default"/>
      </w:rPr>
    </w:lvl>
    <w:lvl w:ilvl="1">
      <w:start w:val="2"/>
      <w:numFmt w:val="decimal"/>
      <w:lvlText w:val="%1.%2"/>
      <w:lvlJc w:val="left"/>
      <w:pPr>
        <w:ind w:left="573" w:hanging="480"/>
      </w:pPr>
      <w:rPr>
        <w:rFonts w:hint="default"/>
      </w:rPr>
    </w:lvl>
    <w:lvl w:ilvl="2">
      <w:start w:val="1"/>
      <w:numFmt w:val="decimal"/>
      <w:lvlText w:val="%1.%2.%3"/>
      <w:lvlJc w:val="left"/>
      <w:pPr>
        <w:ind w:left="906" w:hanging="720"/>
      </w:pPr>
      <w:rPr>
        <w:rFonts w:hint="default"/>
        <w:b w:val="0"/>
      </w:rPr>
    </w:lvl>
    <w:lvl w:ilvl="3">
      <w:start w:val="1"/>
      <w:numFmt w:val="decimal"/>
      <w:lvlText w:val="%1.%2.%3.%4"/>
      <w:lvlJc w:val="left"/>
      <w:pPr>
        <w:ind w:left="999" w:hanging="72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545" w:hanging="108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091" w:hanging="1440"/>
      </w:pPr>
      <w:rPr>
        <w:rFonts w:hint="default"/>
      </w:rPr>
    </w:lvl>
    <w:lvl w:ilvl="8">
      <w:start w:val="1"/>
      <w:numFmt w:val="decimal"/>
      <w:lvlText w:val="%1.%2.%3.%4.%5.%6.%7.%8.%9"/>
      <w:lvlJc w:val="left"/>
      <w:pPr>
        <w:ind w:left="2544" w:hanging="1800"/>
      </w:pPr>
      <w:rPr>
        <w:rFonts w:hint="default"/>
      </w:rPr>
    </w:lvl>
  </w:abstractNum>
  <w:abstractNum w:abstractNumId="6">
    <w:nsid w:val="1AB41209"/>
    <w:multiLevelType w:val="hybridMultilevel"/>
    <w:tmpl w:val="2946E3AE"/>
    <w:lvl w:ilvl="0" w:tplc="75827CFC">
      <w:start w:val="1"/>
      <w:numFmt w:val="decimal"/>
      <w:lvlText w:val="%1."/>
      <w:lvlJc w:val="left"/>
      <w:pPr>
        <w:ind w:left="90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5F02092"/>
    <w:multiLevelType w:val="hybridMultilevel"/>
    <w:tmpl w:val="5C12B8E0"/>
    <w:lvl w:ilvl="0" w:tplc="08090019">
      <w:start w:val="1"/>
      <w:numFmt w:val="lowerLetter"/>
      <w:lvlText w:val="%1."/>
      <w:lvlJc w:val="left"/>
      <w:pPr>
        <w:ind w:left="907" w:hanging="360"/>
      </w:pPr>
    </w:lvl>
    <w:lvl w:ilvl="1" w:tplc="08090019" w:tentative="1">
      <w:start w:val="1"/>
      <w:numFmt w:val="lowerLetter"/>
      <w:lvlText w:val="%2."/>
      <w:lvlJc w:val="left"/>
      <w:pPr>
        <w:ind w:left="1627" w:hanging="360"/>
      </w:pPr>
    </w:lvl>
    <w:lvl w:ilvl="2" w:tplc="0809001B" w:tentative="1">
      <w:start w:val="1"/>
      <w:numFmt w:val="lowerRoman"/>
      <w:lvlText w:val="%3."/>
      <w:lvlJc w:val="right"/>
      <w:pPr>
        <w:ind w:left="2347" w:hanging="180"/>
      </w:pPr>
    </w:lvl>
    <w:lvl w:ilvl="3" w:tplc="0809000F" w:tentative="1">
      <w:start w:val="1"/>
      <w:numFmt w:val="decimal"/>
      <w:lvlText w:val="%4."/>
      <w:lvlJc w:val="left"/>
      <w:pPr>
        <w:ind w:left="3067" w:hanging="360"/>
      </w:pPr>
    </w:lvl>
    <w:lvl w:ilvl="4" w:tplc="08090019" w:tentative="1">
      <w:start w:val="1"/>
      <w:numFmt w:val="lowerLetter"/>
      <w:lvlText w:val="%5."/>
      <w:lvlJc w:val="left"/>
      <w:pPr>
        <w:ind w:left="3787" w:hanging="360"/>
      </w:pPr>
    </w:lvl>
    <w:lvl w:ilvl="5" w:tplc="0809001B" w:tentative="1">
      <w:start w:val="1"/>
      <w:numFmt w:val="lowerRoman"/>
      <w:lvlText w:val="%6."/>
      <w:lvlJc w:val="right"/>
      <w:pPr>
        <w:ind w:left="4507" w:hanging="180"/>
      </w:pPr>
    </w:lvl>
    <w:lvl w:ilvl="6" w:tplc="0809000F" w:tentative="1">
      <w:start w:val="1"/>
      <w:numFmt w:val="decimal"/>
      <w:lvlText w:val="%7."/>
      <w:lvlJc w:val="left"/>
      <w:pPr>
        <w:ind w:left="5227" w:hanging="360"/>
      </w:pPr>
    </w:lvl>
    <w:lvl w:ilvl="7" w:tplc="08090019" w:tentative="1">
      <w:start w:val="1"/>
      <w:numFmt w:val="lowerLetter"/>
      <w:lvlText w:val="%8."/>
      <w:lvlJc w:val="left"/>
      <w:pPr>
        <w:ind w:left="5947" w:hanging="360"/>
      </w:pPr>
    </w:lvl>
    <w:lvl w:ilvl="8" w:tplc="0809001B" w:tentative="1">
      <w:start w:val="1"/>
      <w:numFmt w:val="lowerRoman"/>
      <w:lvlText w:val="%9."/>
      <w:lvlJc w:val="right"/>
      <w:pPr>
        <w:ind w:left="6667" w:hanging="180"/>
      </w:pPr>
    </w:lvl>
  </w:abstractNum>
  <w:abstractNum w:abstractNumId="8">
    <w:nsid w:val="3ADD6279"/>
    <w:multiLevelType w:val="hybridMultilevel"/>
    <w:tmpl w:val="292E4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B67236E"/>
    <w:multiLevelType w:val="multilevel"/>
    <w:tmpl w:val="B9CC694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3E45161B"/>
    <w:multiLevelType w:val="hybridMultilevel"/>
    <w:tmpl w:val="8B3C0CE2"/>
    <w:lvl w:ilvl="0" w:tplc="08090001">
      <w:start w:val="1"/>
      <w:numFmt w:val="bullet"/>
      <w:lvlText w:val=""/>
      <w:lvlJc w:val="left"/>
      <w:pPr>
        <w:ind w:left="1627" w:hanging="360"/>
      </w:pPr>
      <w:rPr>
        <w:rFonts w:ascii="Symbol" w:hAnsi="Symbol"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11">
    <w:nsid w:val="5C82232E"/>
    <w:multiLevelType w:val="hybridMultilevel"/>
    <w:tmpl w:val="B0869E48"/>
    <w:lvl w:ilvl="0" w:tplc="0809000F">
      <w:start w:val="1"/>
      <w:numFmt w:val="decimal"/>
      <w:lvlText w:val="%1."/>
      <w:lvlJc w:val="left"/>
      <w:pPr>
        <w:ind w:left="907" w:hanging="360"/>
      </w:pPr>
    </w:lvl>
    <w:lvl w:ilvl="1" w:tplc="08090019" w:tentative="1">
      <w:start w:val="1"/>
      <w:numFmt w:val="lowerLetter"/>
      <w:lvlText w:val="%2."/>
      <w:lvlJc w:val="left"/>
      <w:pPr>
        <w:ind w:left="1627" w:hanging="360"/>
      </w:pPr>
    </w:lvl>
    <w:lvl w:ilvl="2" w:tplc="0809001B" w:tentative="1">
      <w:start w:val="1"/>
      <w:numFmt w:val="lowerRoman"/>
      <w:lvlText w:val="%3."/>
      <w:lvlJc w:val="right"/>
      <w:pPr>
        <w:ind w:left="2347" w:hanging="180"/>
      </w:pPr>
    </w:lvl>
    <w:lvl w:ilvl="3" w:tplc="0809000F" w:tentative="1">
      <w:start w:val="1"/>
      <w:numFmt w:val="decimal"/>
      <w:lvlText w:val="%4."/>
      <w:lvlJc w:val="left"/>
      <w:pPr>
        <w:ind w:left="3067" w:hanging="360"/>
      </w:pPr>
    </w:lvl>
    <w:lvl w:ilvl="4" w:tplc="08090019" w:tentative="1">
      <w:start w:val="1"/>
      <w:numFmt w:val="lowerLetter"/>
      <w:lvlText w:val="%5."/>
      <w:lvlJc w:val="left"/>
      <w:pPr>
        <w:ind w:left="3787" w:hanging="360"/>
      </w:pPr>
    </w:lvl>
    <w:lvl w:ilvl="5" w:tplc="0809001B" w:tentative="1">
      <w:start w:val="1"/>
      <w:numFmt w:val="lowerRoman"/>
      <w:lvlText w:val="%6."/>
      <w:lvlJc w:val="right"/>
      <w:pPr>
        <w:ind w:left="4507" w:hanging="180"/>
      </w:pPr>
    </w:lvl>
    <w:lvl w:ilvl="6" w:tplc="0809000F" w:tentative="1">
      <w:start w:val="1"/>
      <w:numFmt w:val="decimal"/>
      <w:lvlText w:val="%7."/>
      <w:lvlJc w:val="left"/>
      <w:pPr>
        <w:ind w:left="5227" w:hanging="360"/>
      </w:pPr>
    </w:lvl>
    <w:lvl w:ilvl="7" w:tplc="08090019" w:tentative="1">
      <w:start w:val="1"/>
      <w:numFmt w:val="lowerLetter"/>
      <w:lvlText w:val="%8."/>
      <w:lvlJc w:val="left"/>
      <w:pPr>
        <w:ind w:left="5947" w:hanging="360"/>
      </w:pPr>
    </w:lvl>
    <w:lvl w:ilvl="8" w:tplc="0809001B" w:tentative="1">
      <w:start w:val="1"/>
      <w:numFmt w:val="lowerRoman"/>
      <w:lvlText w:val="%9."/>
      <w:lvlJc w:val="right"/>
      <w:pPr>
        <w:ind w:left="6667" w:hanging="180"/>
      </w:pPr>
    </w:lvl>
  </w:abstractNum>
  <w:abstractNum w:abstractNumId="12">
    <w:nsid w:val="5CB377A2"/>
    <w:multiLevelType w:val="hybridMultilevel"/>
    <w:tmpl w:val="C04219F4"/>
    <w:lvl w:ilvl="0" w:tplc="0809000F">
      <w:start w:val="1"/>
      <w:numFmt w:val="decimal"/>
      <w:lvlText w:val="%1."/>
      <w:lvlJc w:val="left"/>
      <w:pPr>
        <w:ind w:left="907" w:hanging="360"/>
      </w:pPr>
    </w:lvl>
    <w:lvl w:ilvl="1" w:tplc="08090019" w:tentative="1">
      <w:start w:val="1"/>
      <w:numFmt w:val="lowerLetter"/>
      <w:lvlText w:val="%2."/>
      <w:lvlJc w:val="left"/>
      <w:pPr>
        <w:ind w:left="1627" w:hanging="360"/>
      </w:pPr>
    </w:lvl>
    <w:lvl w:ilvl="2" w:tplc="0809001B" w:tentative="1">
      <w:start w:val="1"/>
      <w:numFmt w:val="lowerRoman"/>
      <w:lvlText w:val="%3."/>
      <w:lvlJc w:val="right"/>
      <w:pPr>
        <w:ind w:left="2347" w:hanging="180"/>
      </w:pPr>
    </w:lvl>
    <w:lvl w:ilvl="3" w:tplc="0809000F" w:tentative="1">
      <w:start w:val="1"/>
      <w:numFmt w:val="decimal"/>
      <w:lvlText w:val="%4."/>
      <w:lvlJc w:val="left"/>
      <w:pPr>
        <w:ind w:left="3067" w:hanging="360"/>
      </w:pPr>
    </w:lvl>
    <w:lvl w:ilvl="4" w:tplc="08090019" w:tentative="1">
      <w:start w:val="1"/>
      <w:numFmt w:val="lowerLetter"/>
      <w:lvlText w:val="%5."/>
      <w:lvlJc w:val="left"/>
      <w:pPr>
        <w:ind w:left="3787" w:hanging="360"/>
      </w:pPr>
    </w:lvl>
    <w:lvl w:ilvl="5" w:tplc="0809001B" w:tentative="1">
      <w:start w:val="1"/>
      <w:numFmt w:val="lowerRoman"/>
      <w:lvlText w:val="%6."/>
      <w:lvlJc w:val="right"/>
      <w:pPr>
        <w:ind w:left="4507" w:hanging="180"/>
      </w:pPr>
    </w:lvl>
    <w:lvl w:ilvl="6" w:tplc="0809000F" w:tentative="1">
      <w:start w:val="1"/>
      <w:numFmt w:val="decimal"/>
      <w:lvlText w:val="%7."/>
      <w:lvlJc w:val="left"/>
      <w:pPr>
        <w:ind w:left="5227" w:hanging="360"/>
      </w:pPr>
    </w:lvl>
    <w:lvl w:ilvl="7" w:tplc="08090019" w:tentative="1">
      <w:start w:val="1"/>
      <w:numFmt w:val="lowerLetter"/>
      <w:lvlText w:val="%8."/>
      <w:lvlJc w:val="left"/>
      <w:pPr>
        <w:ind w:left="5947" w:hanging="360"/>
      </w:pPr>
    </w:lvl>
    <w:lvl w:ilvl="8" w:tplc="0809001B" w:tentative="1">
      <w:start w:val="1"/>
      <w:numFmt w:val="lowerRoman"/>
      <w:lvlText w:val="%9."/>
      <w:lvlJc w:val="right"/>
      <w:pPr>
        <w:ind w:left="6667" w:hanging="180"/>
      </w:pPr>
    </w:lvl>
  </w:abstractNum>
  <w:abstractNum w:abstractNumId="13">
    <w:nsid w:val="5CF6104F"/>
    <w:multiLevelType w:val="hybridMultilevel"/>
    <w:tmpl w:val="8DB61CC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5E930905"/>
    <w:multiLevelType w:val="hybridMultilevel"/>
    <w:tmpl w:val="5E566246"/>
    <w:lvl w:ilvl="0" w:tplc="08090019">
      <w:start w:val="1"/>
      <w:numFmt w:val="lowerLetter"/>
      <w:lvlText w:val="%1."/>
      <w:lvlJc w:val="left"/>
      <w:pPr>
        <w:ind w:left="907" w:hanging="360"/>
      </w:pPr>
      <w:rPr>
        <w:rFonts w:hint="default"/>
      </w:rPr>
    </w:lvl>
    <w:lvl w:ilvl="1" w:tplc="08090003" w:tentative="1">
      <w:start w:val="1"/>
      <w:numFmt w:val="bullet"/>
      <w:lvlText w:val="o"/>
      <w:lvlJc w:val="left"/>
      <w:pPr>
        <w:ind w:left="1627" w:hanging="360"/>
      </w:pPr>
      <w:rPr>
        <w:rFonts w:ascii="Courier New" w:hAnsi="Courier New" w:cs="Courier New" w:hint="default"/>
      </w:rPr>
    </w:lvl>
    <w:lvl w:ilvl="2" w:tplc="08090005" w:tentative="1">
      <w:start w:val="1"/>
      <w:numFmt w:val="bullet"/>
      <w:lvlText w:val=""/>
      <w:lvlJc w:val="left"/>
      <w:pPr>
        <w:ind w:left="2347" w:hanging="360"/>
      </w:pPr>
      <w:rPr>
        <w:rFonts w:ascii="Wingdings" w:hAnsi="Wingdings" w:hint="default"/>
      </w:rPr>
    </w:lvl>
    <w:lvl w:ilvl="3" w:tplc="08090001" w:tentative="1">
      <w:start w:val="1"/>
      <w:numFmt w:val="bullet"/>
      <w:lvlText w:val=""/>
      <w:lvlJc w:val="left"/>
      <w:pPr>
        <w:ind w:left="3067" w:hanging="360"/>
      </w:pPr>
      <w:rPr>
        <w:rFonts w:ascii="Symbol" w:hAnsi="Symbol" w:hint="default"/>
      </w:rPr>
    </w:lvl>
    <w:lvl w:ilvl="4" w:tplc="08090003" w:tentative="1">
      <w:start w:val="1"/>
      <w:numFmt w:val="bullet"/>
      <w:lvlText w:val="o"/>
      <w:lvlJc w:val="left"/>
      <w:pPr>
        <w:ind w:left="3787" w:hanging="360"/>
      </w:pPr>
      <w:rPr>
        <w:rFonts w:ascii="Courier New" w:hAnsi="Courier New" w:cs="Courier New" w:hint="default"/>
      </w:rPr>
    </w:lvl>
    <w:lvl w:ilvl="5" w:tplc="08090005" w:tentative="1">
      <w:start w:val="1"/>
      <w:numFmt w:val="bullet"/>
      <w:lvlText w:val=""/>
      <w:lvlJc w:val="left"/>
      <w:pPr>
        <w:ind w:left="4507" w:hanging="360"/>
      </w:pPr>
      <w:rPr>
        <w:rFonts w:ascii="Wingdings" w:hAnsi="Wingdings" w:hint="default"/>
      </w:rPr>
    </w:lvl>
    <w:lvl w:ilvl="6" w:tplc="08090001" w:tentative="1">
      <w:start w:val="1"/>
      <w:numFmt w:val="bullet"/>
      <w:lvlText w:val=""/>
      <w:lvlJc w:val="left"/>
      <w:pPr>
        <w:ind w:left="5227" w:hanging="360"/>
      </w:pPr>
      <w:rPr>
        <w:rFonts w:ascii="Symbol" w:hAnsi="Symbol" w:hint="default"/>
      </w:rPr>
    </w:lvl>
    <w:lvl w:ilvl="7" w:tplc="08090003" w:tentative="1">
      <w:start w:val="1"/>
      <w:numFmt w:val="bullet"/>
      <w:lvlText w:val="o"/>
      <w:lvlJc w:val="left"/>
      <w:pPr>
        <w:ind w:left="5947" w:hanging="360"/>
      </w:pPr>
      <w:rPr>
        <w:rFonts w:ascii="Courier New" w:hAnsi="Courier New" w:cs="Courier New" w:hint="default"/>
      </w:rPr>
    </w:lvl>
    <w:lvl w:ilvl="8" w:tplc="08090005" w:tentative="1">
      <w:start w:val="1"/>
      <w:numFmt w:val="bullet"/>
      <w:lvlText w:val=""/>
      <w:lvlJc w:val="left"/>
      <w:pPr>
        <w:ind w:left="6667" w:hanging="360"/>
      </w:pPr>
      <w:rPr>
        <w:rFonts w:ascii="Wingdings" w:hAnsi="Wingdings" w:hint="default"/>
      </w:rPr>
    </w:lvl>
  </w:abstractNum>
  <w:abstractNum w:abstractNumId="15">
    <w:nsid w:val="69652049"/>
    <w:multiLevelType w:val="hybridMultilevel"/>
    <w:tmpl w:val="FAA2DB9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4C33D37"/>
    <w:multiLevelType w:val="hybridMultilevel"/>
    <w:tmpl w:val="5F66244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9B853C7"/>
    <w:multiLevelType w:val="multilevel"/>
    <w:tmpl w:val="1A4C3AA4"/>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2"/>
  </w:num>
  <w:num w:numId="3">
    <w:abstractNumId w:val="17"/>
  </w:num>
  <w:num w:numId="4">
    <w:abstractNumId w:val="3"/>
  </w:num>
  <w:num w:numId="5">
    <w:abstractNumId w:val="5"/>
  </w:num>
  <w:num w:numId="6">
    <w:abstractNumId w:val="13"/>
  </w:num>
  <w:num w:numId="7">
    <w:abstractNumId w:val="14"/>
  </w:num>
  <w:num w:numId="8">
    <w:abstractNumId w:val="0"/>
  </w:num>
  <w:num w:numId="9">
    <w:abstractNumId w:val="11"/>
  </w:num>
  <w:num w:numId="10">
    <w:abstractNumId w:val="10"/>
  </w:num>
  <w:num w:numId="11">
    <w:abstractNumId w:val="6"/>
  </w:num>
  <w:num w:numId="12">
    <w:abstractNumId w:val="12"/>
  </w:num>
  <w:num w:numId="13">
    <w:abstractNumId w:val="15"/>
  </w:num>
  <w:num w:numId="14">
    <w:abstractNumId w:val="7"/>
  </w:num>
  <w:num w:numId="15">
    <w:abstractNumId w:val="8"/>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9"/>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
  </w:num>
  <w:num w:numId="31">
    <w:abstractNumId w:val="4"/>
  </w:num>
  <w:num w:numId="32">
    <w:abstractNumId w:val="16"/>
  </w:num>
  <w:num w:numId="33">
    <w:abstractNumId w:val="1"/>
  </w:num>
  <w:num w:numId="34">
    <w:abstractNumId w:val="1"/>
  </w:num>
  <w:num w:numId="35">
    <w:abstractNumId w:val="1"/>
  </w:num>
  <w:num w:numId="36">
    <w:abstractNumId w:val="1"/>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nde">
    <w15:presenceInfo w15:providerId="None" w15:userId="kon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proofState w:spelling="clean" w:grammar="clean"/>
  <w:trackRevisions/>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F5B"/>
    <w:rsid w:val="00002FD6"/>
    <w:rsid w:val="000037E7"/>
    <w:rsid w:val="000052E3"/>
    <w:rsid w:val="000069C2"/>
    <w:rsid w:val="00010B1D"/>
    <w:rsid w:val="00010B84"/>
    <w:rsid w:val="000114A9"/>
    <w:rsid w:val="00011B16"/>
    <w:rsid w:val="000136E2"/>
    <w:rsid w:val="00013A0F"/>
    <w:rsid w:val="000149DE"/>
    <w:rsid w:val="00024921"/>
    <w:rsid w:val="00024EF3"/>
    <w:rsid w:val="000270E5"/>
    <w:rsid w:val="0003083F"/>
    <w:rsid w:val="00031BAE"/>
    <w:rsid w:val="00032A20"/>
    <w:rsid w:val="000337E4"/>
    <w:rsid w:val="00034DBC"/>
    <w:rsid w:val="0003595A"/>
    <w:rsid w:val="0004072F"/>
    <w:rsid w:val="00043370"/>
    <w:rsid w:val="00044647"/>
    <w:rsid w:val="00044E63"/>
    <w:rsid w:val="00046D57"/>
    <w:rsid w:val="00047460"/>
    <w:rsid w:val="000474BF"/>
    <w:rsid w:val="00047EF0"/>
    <w:rsid w:val="00051255"/>
    <w:rsid w:val="00052FD0"/>
    <w:rsid w:val="00053C7D"/>
    <w:rsid w:val="00055AE3"/>
    <w:rsid w:val="00056D28"/>
    <w:rsid w:val="00057E44"/>
    <w:rsid w:val="00063A0D"/>
    <w:rsid w:val="00064FA6"/>
    <w:rsid w:val="00065DEC"/>
    <w:rsid w:val="00067D65"/>
    <w:rsid w:val="00070F49"/>
    <w:rsid w:val="000713CA"/>
    <w:rsid w:val="00076E99"/>
    <w:rsid w:val="00080194"/>
    <w:rsid w:val="000832F5"/>
    <w:rsid w:val="000836E0"/>
    <w:rsid w:val="000844A4"/>
    <w:rsid w:val="000866D7"/>
    <w:rsid w:val="00086FDF"/>
    <w:rsid w:val="00093DA1"/>
    <w:rsid w:val="000963A2"/>
    <w:rsid w:val="000A0889"/>
    <w:rsid w:val="000A33C8"/>
    <w:rsid w:val="000A3570"/>
    <w:rsid w:val="000A42D3"/>
    <w:rsid w:val="000A51F5"/>
    <w:rsid w:val="000A65E8"/>
    <w:rsid w:val="000A7D51"/>
    <w:rsid w:val="000B0F6C"/>
    <w:rsid w:val="000B124C"/>
    <w:rsid w:val="000B1EA3"/>
    <w:rsid w:val="000B429B"/>
    <w:rsid w:val="000B655F"/>
    <w:rsid w:val="000C1079"/>
    <w:rsid w:val="000C143B"/>
    <w:rsid w:val="000C269A"/>
    <w:rsid w:val="000C4587"/>
    <w:rsid w:val="000D02D8"/>
    <w:rsid w:val="000D0BFF"/>
    <w:rsid w:val="000D1510"/>
    <w:rsid w:val="000D3995"/>
    <w:rsid w:val="000D4C81"/>
    <w:rsid w:val="000D4F4E"/>
    <w:rsid w:val="000D516E"/>
    <w:rsid w:val="000D654E"/>
    <w:rsid w:val="000D6FD8"/>
    <w:rsid w:val="000E2770"/>
    <w:rsid w:val="000E5F46"/>
    <w:rsid w:val="000E7EC6"/>
    <w:rsid w:val="000F0347"/>
    <w:rsid w:val="000F28DC"/>
    <w:rsid w:val="000F3528"/>
    <w:rsid w:val="000F5CC9"/>
    <w:rsid w:val="000F62BE"/>
    <w:rsid w:val="000F6A36"/>
    <w:rsid w:val="000F7B97"/>
    <w:rsid w:val="000F7BE5"/>
    <w:rsid w:val="000F7BE7"/>
    <w:rsid w:val="00101969"/>
    <w:rsid w:val="00102EB1"/>
    <w:rsid w:val="00104CA8"/>
    <w:rsid w:val="00106175"/>
    <w:rsid w:val="00113082"/>
    <w:rsid w:val="0011345A"/>
    <w:rsid w:val="001161DD"/>
    <w:rsid w:val="00117006"/>
    <w:rsid w:val="00120AB9"/>
    <w:rsid w:val="00122167"/>
    <w:rsid w:val="001243F3"/>
    <w:rsid w:val="001257AA"/>
    <w:rsid w:val="0012730F"/>
    <w:rsid w:val="0013213C"/>
    <w:rsid w:val="00136F7A"/>
    <w:rsid w:val="00137FA1"/>
    <w:rsid w:val="00141A0E"/>
    <w:rsid w:val="00142981"/>
    <w:rsid w:val="00144800"/>
    <w:rsid w:val="0014521A"/>
    <w:rsid w:val="00146ED4"/>
    <w:rsid w:val="00150130"/>
    <w:rsid w:val="0015177C"/>
    <w:rsid w:val="0015368B"/>
    <w:rsid w:val="001559BB"/>
    <w:rsid w:val="00156956"/>
    <w:rsid w:val="00161B45"/>
    <w:rsid w:val="00161BA5"/>
    <w:rsid w:val="00163065"/>
    <w:rsid w:val="00163DEA"/>
    <w:rsid w:val="00163EAB"/>
    <w:rsid w:val="0016589D"/>
    <w:rsid w:val="00166133"/>
    <w:rsid w:val="001673DB"/>
    <w:rsid w:val="0016793A"/>
    <w:rsid w:val="00167E0E"/>
    <w:rsid w:val="00170E5B"/>
    <w:rsid w:val="00170F8B"/>
    <w:rsid w:val="001718F4"/>
    <w:rsid w:val="00172402"/>
    <w:rsid w:val="001730F7"/>
    <w:rsid w:val="0017591B"/>
    <w:rsid w:val="00177543"/>
    <w:rsid w:val="00181CB3"/>
    <w:rsid w:val="00185AB2"/>
    <w:rsid w:val="001913DB"/>
    <w:rsid w:val="001A0460"/>
    <w:rsid w:val="001A0D71"/>
    <w:rsid w:val="001A2167"/>
    <w:rsid w:val="001A32C1"/>
    <w:rsid w:val="001A3FEB"/>
    <w:rsid w:val="001A67DB"/>
    <w:rsid w:val="001A74F1"/>
    <w:rsid w:val="001B109B"/>
    <w:rsid w:val="001B1342"/>
    <w:rsid w:val="001B134C"/>
    <w:rsid w:val="001B3118"/>
    <w:rsid w:val="001B6B55"/>
    <w:rsid w:val="001C095E"/>
    <w:rsid w:val="001C1B4A"/>
    <w:rsid w:val="001C3790"/>
    <w:rsid w:val="001C55EB"/>
    <w:rsid w:val="001C6ACB"/>
    <w:rsid w:val="001C722B"/>
    <w:rsid w:val="001D0595"/>
    <w:rsid w:val="001D5AFC"/>
    <w:rsid w:val="001D744E"/>
    <w:rsid w:val="001E1EF8"/>
    <w:rsid w:val="001E3996"/>
    <w:rsid w:val="001E444B"/>
    <w:rsid w:val="001F0736"/>
    <w:rsid w:val="001F2495"/>
    <w:rsid w:val="001F58F2"/>
    <w:rsid w:val="00202542"/>
    <w:rsid w:val="00202D58"/>
    <w:rsid w:val="002059B9"/>
    <w:rsid w:val="00206128"/>
    <w:rsid w:val="002063C4"/>
    <w:rsid w:val="00206690"/>
    <w:rsid w:val="00211010"/>
    <w:rsid w:val="00211FC3"/>
    <w:rsid w:val="00213AC3"/>
    <w:rsid w:val="0021439F"/>
    <w:rsid w:val="00214CE3"/>
    <w:rsid w:val="0021563E"/>
    <w:rsid w:val="002165F2"/>
    <w:rsid w:val="00216D91"/>
    <w:rsid w:val="00217121"/>
    <w:rsid w:val="0022302F"/>
    <w:rsid w:val="002235BF"/>
    <w:rsid w:val="0022361A"/>
    <w:rsid w:val="002240DF"/>
    <w:rsid w:val="00224C0F"/>
    <w:rsid w:val="00227DFB"/>
    <w:rsid w:val="00230572"/>
    <w:rsid w:val="00235318"/>
    <w:rsid w:val="0023564E"/>
    <w:rsid w:val="00236127"/>
    <w:rsid w:val="00237194"/>
    <w:rsid w:val="00237A0E"/>
    <w:rsid w:val="00237BC8"/>
    <w:rsid w:val="00240AEA"/>
    <w:rsid w:val="0024348F"/>
    <w:rsid w:val="00243AE8"/>
    <w:rsid w:val="00244527"/>
    <w:rsid w:val="00244CB6"/>
    <w:rsid w:val="0024582F"/>
    <w:rsid w:val="00246182"/>
    <w:rsid w:val="002501DA"/>
    <w:rsid w:val="00253A4B"/>
    <w:rsid w:val="00253C7D"/>
    <w:rsid w:val="002575E0"/>
    <w:rsid w:val="002641FB"/>
    <w:rsid w:val="002653A0"/>
    <w:rsid w:val="00266D49"/>
    <w:rsid w:val="00266EC1"/>
    <w:rsid w:val="00267477"/>
    <w:rsid w:val="0026760F"/>
    <w:rsid w:val="002701BF"/>
    <w:rsid w:val="00272353"/>
    <w:rsid w:val="002729A4"/>
    <w:rsid w:val="00272F6A"/>
    <w:rsid w:val="002735E2"/>
    <w:rsid w:val="00273D83"/>
    <w:rsid w:val="002743ED"/>
    <w:rsid w:val="00274CAB"/>
    <w:rsid w:val="00277961"/>
    <w:rsid w:val="0028014D"/>
    <w:rsid w:val="00282423"/>
    <w:rsid w:val="00282CBA"/>
    <w:rsid w:val="00283A88"/>
    <w:rsid w:val="002846D4"/>
    <w:rsid w:val="00286CB5"/>
    <w:rsid w:val="00295233"/>
    <w:rsid w:val="00295F93"/>
    <w:rsid w:val="00296309"/>
    <w:rsid w:val="002A330A"/>
    <w:rsid w:val="002A4132"/>
    <w:rsid w:val="002A5963"/>
    <w:rsid w:val="002A6689"/>
    <w:rsid w:val="002B05E3"/>
    <w:rsid w:val="002B1080"/>
    <w:rsid w:val="002B5748"/>
    <w:rsid w:val="002B5831"/>
    <w:rsid w:val="002B5972"/>
    <w:rsid w:val="002B7138"/>
    <w:rsid w:val="002C0A00"/>
    <w:rsid w:val="002C340E"/>
    <w:rsid w:val="002D0C33"/>
    <w:rsid w:val="002D3C28"/>
    <w:rsid w:val="002D6AD3"/>
    <w:rsid w:val="002E266F"/>
    <w:rsid w:val="002E3F32"/>
    <w:rsid w:val="002E5167"/>
    <w:rsid w:val="002E5367"/>
    <w:rsid w:val="002E6200"/>
    <w:rsid w:val="002E69D6"/>
    <w:rsid w:val="002F28E4"/>
    <w:rsid w:val="002F30D2"/>
    <w:rsid w:val="002F33D8"/>
    <w:rsid w:val="002F3E93"/>
    <w:rsid w:val="002F65D2"/>
    <w:rsid w:val="002F7B81"/>
    <w:rsid w:val="00300274"/>
    <w:rsid w:val="0030217A"/>
    <w:rsid w:val="00302A6D"/>
    <w:rsid w:val="0030303D"/>
    <w:rsid w:val="003068B7"/>
    <w:rsid w:val="00307AF7"/>
    <w:rsid w:val="00307BC2"/>
    <w:rsid w:val="00316C56"/>
    <w:rsid w:val="00323422"/>
    <w:rsid w:val="00333E3D"/>
    <w:rsid w:val="003361D0"/>
    <w:rsid w:val="003458A9"/>
    <w:rsid w:val="00350466"/>
    <w:rsid w:val="00350490"/>
    <w:rsid w:val="00350596"/>
    <w:rsid w:val="003521A5"/>
    <w:rsid w:val="00352FFE"/>
    <w:rsid w:val="003537F3"/>
    <w:rsid w:val="003539B7"/>
    <w:rsid w:val="00355818"/>
    <w:rsid w:val="00355A34"/>
    <w:rsid w:val="003571B5"/>
    <w:rsid w:val="0036103E"/>
    <w:rsid w:val="0036164D"/>
    <w:rsid w:val="003621D0"/>
    <w:rsid w:val="00362D7B"/>
    <w:rsid w:val="0036574F"/>
    <w:rsid w:val="00365B18"/>
    <w:rsid w:val="003673AB"/>
    <w:rsid w:val="00367C4C"/>
    <w:rsid w:val="0037127D"/>
    <w:rsid w:val="00372431"/>
    <w:rsid w:val="00372729"/>
    <w:rsid w:val="00373487"/>
    <w:rsid w:val="00377D76"/>
    <w:rsid w:val="00382395"/>
    <w:rsid w:val="00382D64"/>
    <w:rsid w:val="00383EEB"/>
    <w:rsid w:val="00384009"/>
    <w:rsid w:val="00386475"/>
    <w:rsid w:val="0038687C"/>
    <w:rsid w:val="00390561"/>
    <w:rsid w:val="003919A9"/>
    <w:rsid w:val="003950DD"/>
    <w:rsid w:val="003A12A0"/>
    <w:rsid w:val="003A379F"/>
    <w:rsid w:val="003A57B3"/>
    <w:rsid w:val="003A6873"/>
    <w:rsid w:val="003B1ACB"/>
    <w:rsid w:val="003B772B"/>
    <w:rsid w:val="003C0AD4"/>
    <w:rsid w:val="003C0BF6"/>
    <w:rsid w:val="003C11B8"/>
    <w:rsid w:val="003D0C4A"/>
    <w:rsid w:val="003D1184"/>
    <w:rsid w:val="003D3321"/>
    <w:rsid w:val="003D4222"/>
    <w:rsid w:val="003D582E"/>
    <w:rsid w:val="003D60ED"/>
    <w:rsid w:val="003D687D"/>
    <w:rsid w:val="003D70C4"/>
    <w:rsid w:val="003E017D"/>
    <w:rsid w:val="003E03A7"/>
    <w:rsid w:val="003E04C0"/>
    <w:rsid w:val="003E2710"/>
    <w:rsid w:val="003E4613"/>
    <w:rsid w:val="003E680C"/>
    <w:rsid w:val="003E750D"/>
    <w:rsid w:val="003F2AFB"/>
    <w:rsid w:val="003F4108"/>
    <w:rsid w:val="003F4AE1"/>
    <w:rsid w:val="003F6660"/>
    <w:rsid w:val="003F7F9A"/>
    <w:rsid w:val="00400830"/>
    <w:rsid w:val="00401552"/>
    <w:rsid w:val="0040243E"/>
    <w:rsid w:val="00402C5D"/>
    <w:rsid w:val="004037B4"/>
    <w:rsid w:val="00404631"/>
    <w:rsid w:val="004058AB"/>
    <w:rsid w:val="00407177"/>
    <w:rsid w:val="00410015"/>
    <w:rsid w:val="0041325D"/>
    <w:rsid w:val="004170C6"/>
    <w:rsid w:val="00417D01"/>
    <w:rsid w:val="00423881"/>
    <w:rsid w:val="004242BA"/>
    <w:rsid w:val="00424C3C"/>
    <w:rsid w:val="00425852"/>
    <w:rsid w:val="004315AB"/>
    <w:rsid w:val="00431F17"/>
    <w:rsid w:val="00432ABB"/>
    <w:rsid w:val="00434CFD"/>
    <w:rsid w:val="0043518C"/>
    <w:rsid w:val="00435AEE"/>
    <w:rsid w:val="0043650B"/>
    <w:rsid w:val="00444B5E"/>
    <w:rsid w:val="00445F98"/>
    <w:rsid w:val="00456AAB"/>
    <w:rsid w:val="00460074"/>
    <w:rsid w:val="004636B1"/>
    <w:rsid w:val="004638B8"/>
    <w:rsid w:val="004639A0"/>
    <w:rsid w:val="0046506D"/>
    <w:rsid w:val="004658A2"/>
    <w:rsid w:val="004702F5"/>
    <w:rsid w:val="004746F6"/>
    <w:rsid w:val="00476007"/>
    <w:rsid w:val="0047625F"/>
    <w:rsid w:val="004764B9"/>
    <w:rsid w:val="0047693B"/>
    <w:rsid w:val="00480775"/>
    <w:rsid w:val="004838AB"/>
    <w:rsid w:val="00484D1F"/>
    <w:rsid w:val="00490CC3"/>
    <w:rsid w:val="00491404"/>
    <w:rsid w:val="00491FA0"/>
    <w:rsid w:val="00493BE2"/>
    <w:rsid w:val="00494F1E"/>
    <w:rsid w:val="00495112"/>
    <w:rsid w:val="00495E71"/>
    <w:rsid w:val="00497ABF"/>
    <w:rsid w:val="004A016F"/>
    <w:rsid w:val="004A0FE0"/>
    <w:rsid w:val="004A1536"/>
    <w:rsid w:val="004A2E94"/>
    <w:rsid w:val="004A2F3D"/>
    <w:rsid w:val="004A30A7"/>
    <w:rsid w:val="004A5729"/>
    <w:rsid w:val="004A7A87"/>
    <w:rsid w:val="004A7B65"/>
    <w:rsid w:val="004A7CDD"/>
    <w:rsid w:val="004B01BB"/>
    <w:rsid w:val="004B025F"/>
    <w:rsid w:val="004B1A7C"/>
    <w:rsid w:val="004B2B0C"/>
    <w:rsid w:val="004B32C6"/>
    <w:rsid w:val="004B58EC"/>
    <w:rsid w:val="004C17B5"/>
    <w:rsid w:val="004C1A99"/>
    <w:rsid w:val="004C211E"/>
    <w:rsid w:val="004C2BC5"/>
    <w:rsid w:val="004C4B9E"/>
    <w:rsid w:val="004C60F7"/>
    <w:rsid w:val="004D02F4"/>
    <w:rsid w:val="004D0FC3"/>
    <w:rsid w:val="004D2BCD"/>
    <w:rsid w:val="004D55EB"/>
    <w:rsid w:val="004E0D8D"/>
    <w:rsid w:val="004E1664"/>
    <w:rsid w:val="004E2020"/>
    <w:rsid w:val="004E4FBF"/>
    <w:rsid w:val="004F0EBA"/>
    <w:rsid w:val="004F5B3C"/>
    <w:rsid w:val="004F7A6A"/>
    <w:rsid w:val="005008BE"/>
    <w:rsid w:val="005019A7"/>
    <w:rsid w:val="005027C2"/>
    <w:rsid w:val="00504BCA"/>
    <w:rsid w:val="00504C40"/>
    <w:rsid w:val="005065F4"/>
    <w:rsid w:val="0051467A"/>
    <w:rsid w:val="005147F0"/>
    <w:rsid w:val="005214B7"/>
    <w:rsid w:val="00521D48"/>
    <w:rsid w:val="00525D0C"/>
    <w:rsid w:val="005309A1"/>
    <w:rsid w:val="005312F7"/>
    <w:rsid w:val="00531E2B"/>
    <w:rsid w:val="00536B78"/>
    <w:rsid w:val="00536DE8"/>
    <w:rsid w:val="00541A8F"/>
    <w:rsid w:val="00545F1C"/>
    <w:rsid w:val="00546DD2"/>
    <w:rsid w:val="00547287"/>
    <w:rsid w:val="00547807"/>
    <w:rsid w:val="00547843"/>
    <w:rsid w:val="00551F2C"/>
    <w:rsid w:val="00552013"/>
    <w:rsid w:val="00554422"/>
    <w:rsid w:val="00554CE1"/>
    <w:rsid w:val="0056581E"/>
    <w:rsid w:val="00566EC1"/>
    <w:rsid w:val="00567F2F"/>
    <w:rsid w:val="005717BF"/>
    <w:rsid w:val="0057181B"/>
    <w:rsid w:val="00571919"/>
    <w:rsid w:val="00571939"/>
    <w:rsid w:val="00571A0C"/>
    <w:rsid w:val="00571C05"/>
    <w:rsid w:val="005721DC"/>
    <w:rsid w:val="0057417F"/>
    <w:rsid w:val="00575712"/>
    <w:rsid w:val="005758F5"/>
    <w:rsid w:val="00576600"/>
    <w:rsid w:val="005810F5"/>
    <w:rsid w:val="005812A3"/>
    <w:rsid w:val="00582523"/>
    <w:rsid w:val="00590AC5"/>
    <w:rsid w:val="005929B2"/>
    <w:rsid w:val="00594E21"/>
    <w:rsid w:val="005A1794"/>
    <w:rsid w:val="005A23C8"/>
    <w:rsid w:val="005A280B"/>
    <w:rsid w:val="005A428A"/>
    <w:rsid w:val="005A6205"/>
    <w:rsid w:val="005A7AC0"/>
    <w:rsid w:val="005B0690"/>
    <w:rsid w:val="005B098A"/>
    <w:rsid w:val="005B0E19"/>
    <w:rsid w:val="005B1A56"/>
    <w:rsid w:val="005B5E76"/>
    <w:rsid w:val="005C1E49"/>
    <w:rsid w:val="005C29C4"/>
    <w:rsid w:val="005C4175"/>
    <w:rsid w:val="005C469A"/>
    <w:rsid w:val="005C564E"/>
    <w:rsid w:val="005C5C79"/>
    <w:rsid w:val="005C65FC"/>
    <w:rsid w:val="005D070D"/>
    <w:rsid w:val="005D22B3"/>
    <w:rsid w:val="005D46C3"/>
    <w:rsid w:val="005E32CE"/>
    <w:rsid w:val="005E5AFC"/>
    <w:rsid w:val="005E5DAF"/>
    <w:rsid w:val="005F0A9A"/>
    <w:rsid w:val="005F0DB5"/>
    <w:rsid w:val="005F1973"/>
    <w:rsid w:val="005F21A6"/>
    <w:rsid w:val="005F5477"/>
    <w:rsid w:val="005F5958"/>
    <w:rsid w:val="005F778E"/>
    <w:rsid w:val="005F7CF5"/>
    <w:rsid w:val="006043A2"/>
    <w:rsid w:val="00605B5C"/>
    <w:rsid w:val="00606E4C"/>
    <w:rsid w:val="00607860"/>
    <w:rsid w:val="00607FE9"/>
    <w:rsid w:val="0061035F"/>
    <w:rsid w:val="0061452B"/>
    <w:rsid w:val="006152C2"/>
    <w:rsid w:val="006163B3"/>
    <w:rsid w:val="0061763B"/>
    <w:rsid w:val="00624648"/>
    <w:rsid w:val="00630072"/>
    <w:rsid w:val="00632748"/>
    <w:rsid w:val="0063600C"/>
    <w:rsid w:val="0063610D"/>
    <w:rsid w:val="00636379"/>
    <w:rsid w:val="00637FCE"/>
    <w:rsid w:val="00641140"/>
    <w:rsid w:val="00641C5C"/>
    <w:rsid w:val="00641FF0"/>
    <w:rsid w:val="00642BEE"/>
    <w:rsid w:val="00643207"/>
    <w:rsid w:val="00645BE2"/>
    <w:rsid w:val="00645C36"/>
    <w:rsid w:val="00646635"/>
    <w:rsid w:val="006477CB"/>
    <w:rsid w:val="00653606"/>
    <w:rsid w:val="00653611"/>
    <w:rsid w:val="00653621"/>
    <w:rsid w:val="00653890"/>
    <w:rsid w:val="00655440"/>
    <w:rsid w:val="00656BB6"/>
    <w:rsid w:val="00657042"/>
    <w:rsid w:val="006600E2"/>
    <w:rsid w:val="00663369"/>
    <w:rsid w:val="00663867"/>
    <w:rsid w:val="00663DA6"/>
    <w:rsid w:val="00664B4E"/>
    <w:rsid w:val="00671C04"/>
    <w:rsid w:val="00671C74"/>
    <w:rsid w:val="0067284A"/>
    <w:rsid w:val="00674F35"/>
    <w:rsid w:val="00680A08"/>
    <w:rsid w:val="0068123A"/>
    <w:rsid w:val="006820C1"/>
    <w:rsid w:val="00683CFC"/>
    <w:rsid w:val="00685510"/>
    <w:rsid w:val="00687AAE"/>
    <w:rsid w:val="006909F4"/>
    <w:rsid w:val="00693482"/>
    <w:rsid w:val="006977F6"/>
    <w:rsid w:val="006A05F1"/>
    <w:rsid w:val="006A5008"/>
    <w:rsid w:val="006A518D"/>
    <w:rsid w:val="006A58F6"/>
    <w:rsid w:val="006A69E8"/>
    <w:rsid w:val="006A6FBA"/>
    <w:rsid w:val="006B014E"/>
    <w:rsid w:val="006B0EB7"/>
    <w:rsid w:val="006B15D1"/>
    <w:rsid w:val="006B2B7D"/>
    <w:rsid w:val="006B43E4"/>
    <w:rsid w:val="006B6439"/>
    <w:rsid w:val="006B7775"/>
    <w:rsid w:val="006C093F"/>
    <w:rsid w:val="006C1D36"/>
    <w:rsid w:val="006C679D"/>
    <w:rsid w:val="006C7082"/>
    <w:rsid w:val="006D076F"/>
    <w:rsid w:val="006D0CFF"/>
    <w:rsid w:val="006D22B1"/>
    <w:rsid w:val="006D2F68"/>
    <w:rsid w:val="006D35FC"/>
    <w:rsid w:val="006D3B25"/>
    <w:rsid w:val="006D3D22"/>
    <w:rsid w:val="006D4756"/>
    <w:rsid w:val="006D68AF"/>
    <w:rsid w:val="006D70A1"/>
    <w:rsid w:val="006E0A83"/>
    <w:rsid w:val="006E1C26"/>
    <w:rsid w:val="006E2703"/>
    <w:rsid w:val="006E5614"/>
    <w:rsid w:val="006F12AF"/>
    <w:rsid w:val="006F22B1"/>
    <w:rsid w:val="006F28BD"/>
    <w:rsid w:val="00700E7F"/>
    <w:rsid w:val="00703A93"/>
    <w:rsid w:val="00704D86"/>
    <w:rsid w:val="00706A3E"/>
    <w:rsid w:val="00707DF6"/>
    <w:rsid w:val="00710D8F"/>
    <w:rsid w:val="007110C8"/>
    <w:rsid w:val="007120AC"/>
    <w:rsid w:val="007178BD"/>
    <w:rsid w:val="00720CF5"/>
    <w:rsid w:val="0072153D"/>
    <w:rsid w:val="007228BB"/>
    <w:rsid w:val="007229D1"/>
    <w:rsid w:val="007270A0"/>
    <w:rsid w:val="007301E3"/>
    <w:rsid w:val="007370A2"/>
    <w:rsid w:val="007405C1"/>
    <w:rsid w:val="00742002"/>
    <w:rsid w:val="007435D6"/>
    <w:rsid w:val="00746805"/>
    <w:rsid w:val="00752156"/>
    <w:rsid w:val="00753273"/>
    <w:rsid w:val="007540E9"/>
    <w:rsid w:val="0075463D"/>
    <w:rsid w:val="00756009"/>
    <w:rsid w:val="00760486"/>
    <w:rsid w:val="00765D8E"/>
    <w:rsid w:val="00767715"/>
    <w:rsid w:val="0076788C"/>
    <w:rsid w:val="00767A60"/>
    <w:rsid w:val="00767C71"/>
    <w:rsid w:val="00773760"/>
    <w:rsid w:val="0077502B"/>
    <w:rsid w:val="00775620"/>
    <w:rsid w:val="007875A6"/>
    <w:rsid w:val="00790ADB"/>
    <w:rsid w:val="007911C2"/>
    <w:rsid w:val="00791C90"/>
    <w:rsid w:val="00793FA5"/>
    <w:rsid w:val="007957EE"/>
    <w:rsid w:val="007975B2"/>
    <w:rsid w:val="00797C8A"/>
    <w:rsid w:val="007A11C8"/>
    <w:rsid w:val="007A1548"/>
    <w:rsid w:val="007A21C0"/>
    <w:rsid w:val="007A2512"/>
    <w:rsid w:val="007A3732"/>
    <w:rsid w:val="007A437C"/>
    <w:rsid w:val="007A4826"/>
    <w:rsid w:val="007A53E9"/>
    <w:rsid w:val="007A7A25"/>
    <w:rsid w:val="007B0055"/>
    <w:rsid w:val="007B0DE6"/>
    <w:rsid w:val="007B166E"/>
    <w:rsid w:val="007B6C0B"/>
    <w:rsid w:val="007B71CC"/>
    <w:rsid w:val="007B7D18"/>
    <w:rsid w:val="007C0E64"/>
    <w:rsid w:val="007C0F6C"/>
    <w:rsid w:val="007C277C"/>
    <w:rsid w:val="007C314A"/>
    <w:rsid w:val="007C65CB"/>
    <w:rsid w:val="007D017D"/>
    <w:rsid w:val="007D17AE"/>
    <w:rsid w:val="007D1E74"/>
    <w:rsid w:val="007D74BD"/>
    <w:rsid w:val="007D7C2F"/>
    <w:rsid w:val="007D7D31"/>
    <w:rsid w:val="007E10B0"/>
    <w:rsid w:val="007E12F9"/>
    <w:rsid w:val="007E17D2"/>
    <w:rsid w:val="007E3CB7"/>
    <w:rsid w:val="007E55BC"/>
    <w:rsid w:val="007E7C30"/>
    <w:rsid w:val="007F2B55"/>
    <w:rsid w:val="007F341B"/>
    <w:rsid w:val="007F50E6"/>
    <w:rsid w:val="007F5656"/>
    <w:rsid w:val="007F6611"/>
    <w:rsid w:val="00803E1C"/>
    <w:rsid w:val="00807482"/>
    <w:rsid w:val="00811BA8"/>
    <w:rsid w:val="0081369D"/>
    <w:rsid w:val="00814E72"/>
    <w:rsid w:val="00815EF4"/>
    <w:rsid w:val="00817A2C"/>
    <w:rsid w:val="00817AF1"/>
    <w:rsid w:val="00817BE4"/>
    <w:rsid w:val="00821214"/>
    <w:rsid w:val="00821A84"/>
    <w:rsid w:val="008273D0"/>
    <w:rsid w:val="00827D7D"/>
    <w:rsid w:val="00827F49"/>
    <w:rsid w:val="00831550"/>
    <w:rsid w:val="00831636"/>
    <w:rsid w:val="00832FBE"/>
    <w:rsid w:val="008337CF"/>
    <w:rsid w:val="008340C8"/>
    <w:rsid w:val="00835A4F"/>
    <w:rsid w:val="008423F1"/>
    <w:rsid w:val="008423FD"/>
    <w:rsid w:val="008427F1"/>
    <w:rsid w:val="00844773"/>
    <w:rsid w:val="008454D7"/>
    <w:rsid w:val="008455F3"/>
    <w:rsid w:val="00845653"/>
    <w:rsid w:val="008478D6"/>
    <w:rsid w:val="00850067"/>
    <w:rsid w:val="00850A44"/>
    <w:rsid w:val="008513BF"/>
    <w:rsid w:val="0085228A"/>
    <w:rsid w:val="00856FFE"/>
    <w:rsid w:val="008603A6"/>
    <w:rsid w:val="00860ECE"/>
    <w:rsid w:val="00861034"/>
    <w:rsid w:val="00861188"/>
    <w:rsid w:val="00862F93"/>
    <w:rsid w:val="00863ACD"/>
    <w:rsid w:val="008704D3"/>
    <w:rsid w:val="00871BF8"/>
    <w:rsid w:val="008739F7"/>
    <w:rsid w:val="0087662A"/>
    <w:rsid w:val="008778BE"/>
    <w:rsid w:val="008779AD"/>
    <w:rsid w:val="00881163"/>
    <w:rsid w:val="008836F3"/>
    <w:rsid w:val="0088525B"/>
    <w:rsid w:val="00885A39"/>
    <w:rsid w:val="00885AEE"/>
    <w:rsid w:val="008909A2"/>
    <w:rsid w:val="00891DD9"/>
    <w:rsid w:val="008927DE"/>
    <w:rsid w:val="00892F11"/>
    <w:rsid w:val="008979BF"/>
    <w:rsid w:val="008A083A"/>
    <w:rsid w:val="008A3E73"/>
    <w:rsid w:val="008A5AB6"/>
    <w:rsid w:val="008B0489"/>
    <w:rsid w:val="008B0DC9"/>
    <w:rsid w:val="008B1900"/>
    <w:rsid w:val="008B6374"/>
    <w:rsid w:val="008C19F2"/>
    <w:rsid w:val="008C1E4A"/>
    <w:rsid w:val="008C2C89"/>
    <w:rsid w:val="008C2F5B"/>
    <w:rsid w:val="008C3791"/>
    <w:rsid w:val="008C5C54"/>
    <w:rsid w:val="008C5D33"/>
    <w:rsid w:val="008C7339"/>
    <w:rsid w:val="008D05C7"/>
    <w:rsid w:val="008D27A1"/>
    <w:rsid w:val="008D63BE"/>
    <w:rsid w:val="008E3A7B"/>
    <w:rsid w:val="008E432B"/>
    <w:rsid w:val="008E5C7E"/>
    <w:rsid w:val="008F1E1F"/>
    <w:rsid w:val="008F4650"/>
    <w:rsid w:val="008F5F95"/>
    <w:rsid w:val="00900939"/>
    <w:rsid w:val="00901A3E"/>
    <w:rsid w:val="00902536"/>
    <w:rsid w:val="00905766"/>
    <w:rsid w:val="00906D0A"/>
    <w:rsid w:val="00907D4D"/>
    <w:rsid w:val="00910C4C"/>
    <w:rsid w:val="00917046"/>
    <w:rsid w:val="00920D54"/>
    <w:rsid w:val="00926F36"/>
    <w:rsid w:val="00930F42"/>
    <w:rsid w:val="00931E07"/>
    <w:rsid w:val="009353FE"/>
    <w:rsid w:val="009364A6"/>
    <w:rsid w:val="009379BD"/>
    <w:rsid w:val="00937A4E"/>
    <w:rsid w:val="00940805"/>
    <w:rsid w:val="00940A67"/>
    <w:rsid w:val="00941043"/>
    <w:rsid w:val="00942C0D"/>
    <w:rsid w:val="009447FC"/>
    <w:rsid w:val="00946182"/>
    <w:rsid w:val="0095019A"/>
    <w:rsid w:val="009537B0"/>
    <w:rsid w:val="009555EE"/>
    <w:rsid w:val="00955ABE"/>
    <w:rsid w:val="00956A41"/>
    <w:rsid w:val="00957E6C"/>
    <w:rsid w:val="009609CE"/>
    <w:rsid w:val="00960DBF"/>
    <w:rsid w:val="0096252A"/>
    <w:rsid w:val="00964309"/>
    <w:rsid w:val="00964930"/>
    <w:rsid w:val="00966782"/>
    <w:rsid w:val="00967C3E"/>
    <w:rsid w:val="0097460C"/>
    <w:rsid w:val="009748B2"/>
    <w:rsid w:val="009753E7"/>
    <w:rsid w:val="009764D3"/>
    <w:rsid w:val="009808FA"/>
    <w:rsid w:val="00981436"/>
    <w:rsid w:val="009820FD"/>
    <w:rsid w:val="0098341A"/>
    <w:rsid w:val="0098412F"/>
    <w:rsid w:val="009855EB"/>
    <w:rsid w:val="009860CE"/>
    <w:rsid w:val="009869D0"/>
    <w:rsid w:val="0098766D"/>
    <w:rsid w:val="00987A03"/>
    <w:rsid w:val="00987A87"/>
    <w:rsid w:val="009911CB"/>
    <w:rsid w:val="0099242F"/>
    <w:rsid w:val="009A0C05"/>
    <w:rsid w:val="009A1D18"/>
    <w:rsid w:val="009A32CB"/>
    <w:rsid w:val="009A44BC"/>
    <w:rsid w:val="009A680D"/>
    <w:rsid w:val="009A7849"/>
    <w:rsid w:val="009B07B9"/>
    <w:rsid w:val="009B2590"/>
    <w:rsid w:val="009B2CE4"/>
    <w:rsid w:val="009B353A"/>
    <w:rsid w:val="009B3D9F"/>
    <w:rsid w:val="009B5F8A"/>
    <w:rsid w:val="009B74E6"/>
    <w:rsid w:val="009B7F96"/>
    <w:rsid w:val="009C3AD3"/>
    <w:rsid w:val="009C6A4F"/>
    <w:rsid w:val="009D3188"/>
    <w:rsid w:val="009D4801"/>
    <w:rsid w:val="009D4CFE"/>
    <w:rsid w:val="009D50DC"/>
    <w:rsid w:val="009D738D"/>
    <w:rsid w:val="009E2104"/>
    <w:rsid w:val="009E417A"/>
    <w:rsid w:val="009E4DAD"/>
    <w:rsid w:val="009E5F7D"/>
    <w:rsid w:val="009E68D5"/>
    <w:rsid w:val="009F43E7"/>
    <w:rsid w:val="009F521B"/>
    <w:rsid w:val="009F5842"/>
    <w:rsid w:val="009F699B"/>
    <w:rsid w:val="009F69AC"/>
    <w:rsid w:val="009F6AB7"/>
    <w:rsid w:val="00A0031F"/>
    <w:rsid w:val="00A01EF4"/>
    <w:rsid w:val="00A02BBE"/>
    <w:rsid w:val="00A0598E"/>
    <w:rsid w:val="00A0702A"/>
    <w:rsid w:val="00A10C86"/>
    <w:rsid w:val="00A12810"/>
    <w:rsid w:val="00A13465"/>
    <w:rsid w:val="00A13955"/>
    <w:rsid w:val="00A14333"/>
    <w:rsid w:val="00A14A25"/>
    <w:rsid w:val="00A153BC"/>
    <w:rsid w:val="00A15ED3"/>
    <w:rsid w:val="00A16B0A"/>
    <w:rsid w:val="00A20360"/>
    <w:rsid w:val="00A207BC"/>
    <w:rsid w:val="00A21266"/>
    <w:rsid w:val="00A2482F"/>
    <w:rsid w:val="00A33CF0"/>
    <w:rsid w:val="00A3478C"/>
    <w:rsid w:val="00A35D17"/>
    <w:rsid w:val="00A41453"/>
    <w:rsid w:val="00A41EE3"/>
    <w:rsid w:val="00A42E60"/>
    <w:rsid w:val="00A436EB"/>
    <w:rsid w:val="00A44F28"/>
    <w:rsid w:val="00A4583C"/>
    <w:rsid w:val="00A45A22"/>
    <w:rsid w:val="00A47B21"/>
    <w:rsid w:val="00A504DC"/>
    <w:rsid w:val="00A5087F"/>
    <w:rsid w:val="00A54CA5"/>
    <w:rsid w:val="00A54D2B"/>
    <w:rsid w:val="00A55BF7"/>
    <w:rsid w:val="00A60424"/>
    <w:rsid w:val="00A618DA"/>
    <w:rsid w:val="00A62E17"/>
    <w:rsid w:val="00A646E0"/>
    <w:rsid w:val="00A649C0"/>
    <w:rsid w:val="00A714BB"/>
    <w:rsid w:val="00A7292B"/>
    <w:rsid w:val="00A72940"/>
    <w:rsid w:val="00A7584B"/>
    <w:rsid w:val="00A80C59"/>
    <w:rsid w:val="00A811B5"/>
    <w:rsid w:val="00A81F36"/>
    <w:rsid w:val="00A82A6B"/>
    <w:rsid w:val="00A83364"/>
    <w:rsid w:val="00A84BC3"/>
    <w:rsid w:val="00A84C79"/>
    <w:rsid w:val="00A850DF"/>
    <w:rsid w:val="00A85C39"/>
    <w:rsid w:val="00A90B03"/>
    <w:rsid w:val="00A9198E"/>
    <w:rsid w:val="00A94439"/>
    <w:rsid w:val="00A94FA2"/>
    <w:rsid w:val="00AA2D6E"/>
    <w:rsid w:val="00AA48D3"/>
    <w:rsid w:val="00AB0ED0"/>
    <w:rsid w:val="00AB2CEB"/>
    <w:rsid w:val="00AB392D"/>
    <w:rsid w:val="00AB39EE"/>
    <w:rsid w:val="00AB3A08"/>
    <w:rsid w:val="00AB42EE"/>
    <w:rsid w:val="00AB7043"/>
    <w:rsid w:val="00AB708C"/>
    <w:rsid w:val="00AC3DB5"/>
    <w:rsid w:val="00AC3F4D"/>
    <w:rsid w:val="00AD1842"/>
    <w:rsid w:val="00AD2A68"/>
    <w:rsid w:val="00AD30B5"/>
    <w:rsid w:val="00AD3ADC"/>
    <w:rsid w:val="00AD5809"/>
    <w:rsid w:val="00AD7E3D"/>
    <w:rsid w:val="00AE11B7"/>
    <w:rsid w:val="00AE352D"/>
    <w:rsid w:val="00AE3F14"/>
    <w:rsid w:val="00AE51C3"/>
    <w:rsid w:val="00AE5D3E"/>
    <w:rsid w:val="00AE68FB"/>
    <w:rsid w:val="00AF1646"/>
    <w:rsid w:val="00AF22D7"/>
    <w:rsid w:val="00AF3DE0"/>
    <w:rsid w:val="00AF61B3"/>
    <w:rsid w:val="00AF70BB"/>
    <w:rsid w:val="00AF7328"/>
    <w:rsid w:val="00AF7CD6"/>
    <w:rsid w:val="00B01C41"/>
    <w:rsid w:val="00B02A75"/>
    <w:rsid w:val="00B03815"/>
    <w:rsid w:val="00B03C5E"/>
    <w:rsid w:val="00B07D19"/>
    <w:rsid w:val="00B12186"/>
    <w:rsid w:val="00B17BE3"/>
    <w:rsid w:val="00B21684"/>
    <w:rsid w:val="00B233FA"/>
    <w:rsid w:val="00B235BF"/>
    <w:rsid w:val="00B3116A"/>
    <w:rsid w:val="00B311D4"/>
    <w:rsid w:val="00B31316"/>
    <w:rsid w:val="00B313C6"/>
    <w:rsid w:val="00B31AA0"/>
    <w:rsid w:val="00B31AFA"/>
    <w:rsid w:val="00B41DE4"/>
    <w:rsid w:val="00B42137"/>
    <w:rsid w:val="00B421F3"/>
    <w:rsid w:val="00B44C44"/>
    <w:rsid w:val="00B45296"/>
    <w:rsid w:val="00B46CFA"/>
    <w:rsid w:val="00B476D1"/>
    <w:rsid w:val="00B50814"/>
    <w:rsid w:val="00B53EAD"/>
    <w:rsid w:val="00B541C7"/>
    <w:rsid w:val="00B551C2"/>
    <w:rsid w:val="00B5759B"/>
    <w:rsid w:val="00B60E14"/>
    <w:rsid w:val="00B610A6"/>
    <w:rsid w:val="00B61551"/>
    <w:rsid w:val="00B63F10"/>
    <w:rsid w:val="00B6404A"/>
    <w:rsid w:val="00B642AF"/>
    <w:rsid w:val="00B6445A"/>
    <w:rsid w:val="00B648D5"/>
    <w:rsid w:val="00B653C4"/>
    <w:rsid w:val="00B66687"/>
    <w:rsid w:val="00B676FD"/>
    <w:rsid w:val="00B728CC"/>
    <w:rsid w:val="00B756F9"/>
    <w:rsid w:val="00B75BA7"/>
    <w:rsid w:val="00B76B93"/>
    <w:rsid w:val="00B77C3A"/>
    <w:rsid w:val="00B80EA7"/>
    <w:rsid w:val="00B821CE"/>
    <w:rsid w:val="00B84010"/>
    <w:rsid w:val="00B8695E"/>
    <w:rsid w:val="00B86F54"/>
    <w:rsid w:val="00B87E75"/>
    <w:rsid w:val="00B92A56"/>
    <w:rsid w:val="00B93014"/>
    <w:rsid w:val="00B9313D"/>
    <w:rsid w:val="00B938DB"/>
    <w:rsid w:val="00B96481"/>
    <w:rsid w:val="00BA0EAC"/>
    <w:rsid w:val="00BA74BC"/>
    <w:rsid w:val="00BB0DB1"/>
    <w:rsid w:val="00BB1826"/>
    <w:rsid w:val="00BB54B0"/>
    <w:rsid w:val="00BB611B"/>
    <w:rsid w:val="00BB611D"/>
    <w:rsid w:val="00BB78AB"/>
    <w:rsid w:val="00BC1047"/>
    <w:rsid w:val="00BC1BEF"/>
    <w:rsid w:val="00BC29F9"/>
    <w:rsid w:val="00BC3874"/>
    <w:rsid w:val="00BC6625"/>
    <w:rsid w:val="00BD18AC"/>
    <w:rsid w:val="00BD1CA5"/>
    <w:rsid w:val="00BD3B2C"/>
    <w:rsid w:val="00BD4DBA"/>
    <w:rsid w:val="00BD6A08"/>
    <w:rsid w:val="00BE056B"/>
    <w:rsid w:val="00BE0DD4"/>
    <w:rsid w:val="00BE3CF1"/>
    <w:rsid w:val="00BE7794"/>
    <w:rsid w:val="00BE79C1"/>
    <w:rsid w:val="00BF01BB"/>
    <w:rsid w:val="00BF7076"/>
    <w:rsid w:val="00C02039"/>
    <w:rsid w:val="00C038E6"/>
    <w:rsid w:val="00C044A9"/>
    <w:rsid w:val="00C04657"/>
    <w:rsid w:val="00C05E56"/>
    <w:rsid w:val="00C05FD9"/>
    <w:rsid w:val="00C1096C"/>
    <w:rsid w:val="00C14CD9"/>
    <w:rsid w:val="00C17DCC"/>
    <w:rsid w:val="00C217A9"/>
    <w:rsid w:val="00C225F2"/>
    <w:rsid w:val="00C23AAD"/>
    <w:rsid w:val="00C2538A"/>
    <w:rsid w:val="00C26A57"/>
    <w:rsid w:val="00C30470"/>
    <w:rsid w:val="00C307D3"/>
    <w:rsid w:val="00C321EA"/>
    <w:rsid w:val="00C326F0"/>
    <w:rsid w:val="00C33F85"/>
    <w:rsid w:val="00C34312"/>
    <w:rsid w:val="00C35EDE"/>
    <w:rsid w:val="00C4461B"/>
    <w:rsid w:val="00C45032"/>
    <w:rsid w:val="00C45B34"/>
    <w:rsid w:val="00C4721B"/>
    <w:rsid w:val="00C5121C"/>
    <w:rsid w:val="00C53DE0"/>
    <w:rsid w:val="00C54366"/>
    <w:rsid w:val="00C5447E"/>
    <w:rsid w:val="00C5706A"/>
    <w:rsid w:val="00C6548A"/>
    <w:rsid w:val="00C658F7"/>
    <w:rsid w:val="00C65AF9"/>
    <w:rsid w:val="00C70EEF"/>
    <w:rsid w:val="00C742BF"/>
    <w:rsid w:val="00C74326"/>
    <w:rsid w:val="00C754B8"/>
    <w:rsid w:val="00C75ED4"/>
    <w:rsid w:val="00C76625"/>
    <w:rsid w:val="00C76EFF"/>
    <w:rsid w:val="00C83FCB"/>
    <w:rsid w:val="00C873BD"/>
    <w:rsid w:val="00C87A4B"/>
    <w:rsid w:val="00C9364A"/>
    <w:rsid w:val="00C97928"/>
    <w:rsid w:val="00C979B1"/>
    <w:rsid w:val="00C97C89"/>
    <w:rsid w:val="00CA14D6"/>
    <w:rsid w:val="00CA2CE1"/>
    <w:rsid w:val="00CA3864"/>
    <w:rsid w:val="00CA6A64"/>
    <w:rsid w:val="00CA7B4F"/>
    <w:rsid w:val="00CB0C31"/>
    <w:rsid w:val="00CB266A"/>
    <w:rsid w:val="00CB3474"/>
    <w:rsid w:val="00CB3958"/>
    <w:rsid w:val="00CB43AD"/>
    <w:rsid w:val="00CB58FE"/>
    <w:rsid w:val="00CB5EE3"/>
    <w:rsid w:val="00CB7DB0"/>
    <w:rsid w:val="00CC14E3"/>
    <w:rsid w:val="00CC3EE2"/>
    <w:rsid w:val="00CC5187"/>
    <w:rsid w:val="00CC6CDB"/>
    <w:rsid w:val="00CD1A2C"/>
    <w:rsid w:val="00CD5A63"/>
    <w:rsid w:val="00CD611A"/>
    <w:rsid w:val="00CE18C4"/>
    <w:rsid w:val="00CE37E3"/>
    <w:rsid w:val="00CE4B5A"/>
    <w:rsid w:val="00CE5BA6"/>
    <w:rsid w:val="00CE6CB7"/>
    <w:rsid w:val="00CF012B"/>
    <w:rsid w:val="00CF034F"/>
    <w:rsid w:val="00CF4688"/>
    <w:rsid w:val="00CF4F74"/>
    <w:rsid w:val="00CF6B1A"/>
    <w:rsid w:val="00D01178"/>
    <w:rsid w:val="00D041D7"/>
    <w:rsid w:val="00D043C5"/>
    <w:rsid w:val="00D04818"/>
    <w:rsid w:val="00D1279F"/>
    <w:rsid w:val="00D14632"/>
    <w:rsid w:val="00D146A9"/>
    <w:rsid w:val="00D1503F"/>
    <w:rsid w:val="00D16410"/>
    <w:rsid w:val="00D174B8"/>
    <w:rsid w:val="00D17826"/>
    <w:rsid w:val="00D17DC1"/>
    <w:rsid w:val="00D239BE"/>
    <w:rsid w:val="00D266E8"/>
    <w:rsid w:val="00D26869"/>
    <w:rsid w:val="00D26C50"/>
    <w:rsid w:val="00D272B0"/>
    <w:rsid w:val="00D30FC9"/>
    <w:rsid w:val="00D33136"/>
    <w:rsid w:val="00D353A2"/>
    <w:rsid w:val="00D35C35"/>
    <w:rsid w:val="00D35D09"/>
    <w:rsid w:val="00D36171"/>
    <w:rsid w:val="00D40A46"/>
    <w:rsid w:val="00D44069"/>
    <w:rsid w:val="00D45563"/>
    <w:rsid w:val="00D47910"/>
    <w:rsid w:val="00D50BCA"/>
    <w:rsid w:val="00D5430C"/>
    <w:rsid w:val="00D55420"/>
    <w:rsid w:val="00D557D4"/>
    <w:rsid w:val="00D5730D"/>
    <w:rsid w:val="00D63A4A"/>
    <w:rsid w:val="00D64E9A"/>
    <w:rsid w:val="00D65A11"/>
    <w:rsid w:val="00D67180"/>
    <w:rsid w:val="00D67380"/>
    <w:rsid w:val="00D673EF"/>
    <w:rsid w:val="00D67730"/>
    <w:rsid w:val="00D72260"/>
    <w:rsid w:val="00D72386"/>
    <w:rsid w:val="00D72660"/>
    <w:rsid w:val="00D743D7"/>
    <w:rsid w:val="00D80AB1"/>
    <w:rsid w:val="00D80D93"/>
    <w:rsid w:val="00D8157E"/>
    <w:rsid w:val="00D8224F"/>
    <w:rsid w:val="00D84A06"/>
    <w:rsid w:val="00D84A84"/>
    <w:rsid w:val="00D85E30"/>
    <w:rsid w:val="00D944DD"/>
    <w:rsid w:val="00DA187D"/>
    <w:rsid w:val="00DA18C7"/>
    <w:rsid w:val="00DA328A"/>
    <w:rsid w:val="00DA348A"/>
    <w:rsid w:val="00DA46AC"/>
    <w:rsid w:val="00DA4790"/>
    <w:rsid w:val="00DA4B04"/>
    <w:rsid w:val="00DA5E2A"/>
    <w:rsid w:val="00DA6452"/>
    <w:rsid w:val="00DA73DA"/>
    <w:rsid w:val="00DB1834"/>
    <w:rsid w:val="00DB18F3"/>
    <w:rsid w:val="00DB2982"/>
    <w:rsid w:val="00DC04D7"/>
    <w:rsid w:val="00DC10A2"/>
    <w:rsid w:val="00DC2769"/>
    <w:rsid w:val="00DC2F0D"/>
    <w:rsid w:val="00DC32F6"/>
    <w:rsid w:val="00DC5869"/>
    <w:rsid w:val="00DD0C2E"/>
    <w:rsid w:val="00DD12FB"/>
    <w:rsid w:val="00DD2EE7"/>
    <w:rsid w:val="00DD4914"/>
    <w:rsid w:val="00DD5EE1"/>
    <w:rsid w:val="00DD628D"/>
    <w:rsid w:val="00DD6671"/>
    <w:rsid w:val="00DD6EBA"/>
    <w:rsid w:val="00DE1CEB"/>
    <w:rsid w:val="00DE2092"/>
    <w:rsid w:val="00DE3EE4"/>
    <w:rsid w:val="00DE707A"/>
    <w:rsid w:val="00DF0586"/>
    <w:rsid w:val="00DF621D"/>
    <w:rsid w:val="00E017B3"/>
    <w:rsid w:val="00E02A51"/>
    <w:rsid w:val="00E0417A"/>
    <w:rsid w:val="00E05670"/>
    <w:rsid w:val="00E05ED5"/>
    <w:rsid w:val="00E06927"/>
    <w:rsid w:val="00E07AAE"/>
    <w:rsid w:val="00E11820"/>
    <w:rsid w:val="00E1238A"/>
    <w:rsid w:val="00E1468B"/>
    <w:rsid w:val="00E14AD1"/>
    <w:rsid w:val="00E16491"/>
    <w:rsid w:val="00E16B61"/>
    <w:rsid w:val="00E20E30"/>
    <w:rsid w:val="00E230B7"/>
    <w:rsid w:val="00E25362"/>
    <w:rsid w:val="00E2640C"/>
    <w:rsid w:val="00E301AD"/>
    <w:rsid w:val="00E30660"/>
    <w:rsid w:val="00E312B1"/>
    <w:rsid w:val="00E3439B"/>
    <w:rsid w:val="00E349A5"/>
    <w:rsid w:val="00E35981"/>
    <w:rsid w:val="00E36175"/>
    <w:rsid w:val="00E367BC"/>
    <w:rsid w:val="00E41A73"/>
    <w:rsid w:val="00E42851"/>
    <w:rsid w:val="00E42962"/>
    <w:rsid w:val="00E46709"/>
    <w:rsid w:val="00E47B73"/>
    <w:rsid w:val="00E509E8"/>
    <w:rsid w:val="00E50D3F"/>
    <w:rsid w:val="00E5357E"/>
    <w:rsid w:val="00E53B96"/>
    <w:rsid w:val="00E53C14"/>
    <w:rsid w:val="00E54C20"/>
    <w:rsid w:val="00E55CFE"/>
    <w:rsid w:val="00E55E4C"/>
    <w:rsid w:val="00E56369"/>
    <w:rsid w:val="00E566B4"/>
    <w:rsid w:val="00E63041"/>
    <w:rsid w:val="00E64392"/>
    <w:rsid w:val="00E656D6"/>
    <w:rsid w:val="00E65D0D"/>
    <w:rsid w:val="00E660B4"/>
    <w:rsid w:val="00E6798F"/>
    <w:rsid w:val="00E71A06"/>
    <w:rsid w:val="00E72896"/>
    <w:rsid w:val="00E747AC"/>
    <w:rsid w:val="00E75498"/>
    <w:rsid w:val="00E76A61"/>
    <w:rsid w:val="00E8206F"/>
    <w:rsid w:val="00E8227B"/>
    <w:rsid w:val="00E87956"/>
    <w:rsid w:val="00E90ABA"/>
    <w:rsid w:val="00E90BBA"/>
    <w:rsid w:val="00E94C94"/>
    <w:rsid w:val="00E97330"/>
    <w:rsid w:val="00EA01B2"/>
    <w:rsid w:val="00EA276A"/>
    <w:rsid w:val="00EA3581"/>
    <w:rsid w:val="00EA5D07"/>
    <w:rsid w:val="00EA6E95"/>
    <w:rsid w:val="00EB01F7"/>
    <w:rsid w:val="00EB0326"/>
    <w:rsid w:val="00EB2BF5"/>
    <w:rsid w:val="00EB42E4"/>
    <w:rsid w:val="00EB69D9"/>
    <w:rsid w:val="00EB7EEE"/>
    <w:rsid w:val="00EB7FAA"/>
    <w:rsid w:val="00EC07F2"/>
    <w:rsid w:val="00EC17D1"/>
    <w:rsid w:val="00EC31AE"/>
    <w:rsid w:val="00EC3D81"/>
    <w:rsid w:val="00EC4848"/>
    <w:rsid w:val="00EC68AD"/>
    <w:rsid w:val="00EC74EA"/>
    <w:rsid w:val="00ED02A7"/>
    <w:rsid w:val="00ED0E80"/>
    <w:rsid w:val="00ED4A3F"/>
    <w:rsid w:val="00ED6BCB"/>
    <w:rsid w:val="00ED76FF"/>
    <w:rsid w:val="00EF348E"/>
    <w:rsid w:val="00EF38BE"/>
    <w:rsid w:val="00EF3E5A"/>
    <w:rsid w:val="00EF4160"/>
    <w:rsid w:val="00EF436F"/>
    <w:rsid w:val="00EF63F1"/>
    <w:rsid w:val="00F00621"/>
    <w:rsid w:val="00F00C6C"/>
    <w:rsid w:val="00F032DE"/>
    <w:rsid w:val="00F03AA5"/>
    <w:rsid w:val="00F11AE4"/>
    <w:rsid w:val="00F12F5A"/>
    <w:rsid w:val="00F1496B"/>
    <w:rsid w:val="00F15BCB"/>
    <w:rsid w:val="00F1661E"/>
    <w:rsid w:val="00F17BE7"/>
    <w:rsid w:val="00F2024C"/>
    <w:rsid w:val="00F21544"/>
    <w:rsid w:val="00F223EA"/>
    <w:rsid w:val="00F24F37"/>
    <w:rsid w:val="00F252C7"/>
    <w:rsid w:val="00F264FC"/>
    <w:rsid w:val="00F266E1"/>
    <w:rsid w:val="00F27269"/>
    <w:rsid w:val="00F275D8"/>
    <w:rsid w:val="00F279F9"/>
    <w:rsid w:val="00F27E71"/>
    <w:rsid w:val="00F31836"/>
    <w:rsid w:val="00F32C7C"/>
    <w:rsid w:val="00F33328"/>
    <w:rsid w:val="00F341FE"/>
    <w:rsid w:val="00F346ED"/>
    <w:rsid w:val="00F34CA5"/>
    <w:rsid w:val="00F35437"/>
    <w:rsid w:val="00F36AB3"/>
    <w:rsid w:val="00F37F9C"/>
    <w:rsid w:val="00F40081"/>
    <w:rsid w:val="00F45578"/>
    <w:rsid w:val="00F513CE"/>
    <w:rsid w:val="00F51EAC"/>
    <w:rsid w:val="00F53526"/>
    <w:rsid w:val="00F576C2"/>
    <w:rsid w:val="00F630D8"/>
    <w:rsid w:val="00F65FA8"/>
    <w:rsid w:val="00F66531"/>
    <w:rsid w:val="00F66AD5"/>
    <w:rsid w:val="00F715B7"/>
    <w:rsid w:val="00F71C8B"/>
    <w:rsid w:val="00F72B6A"/>
    <w:rsid w:val="00F73E22"/>
    <w:rsid w:val="00F802A4"/>
    <w:rsid w:val="00F814A6"/>
    <w:rsid w:val="00F82FA1"/>
    <w:rsid w:val="00F835C5"/>
    <w:rsid w:val="00F84192"/>
    <w:rsid w:val="00F842F1"/>
    <w:rsid w:val="00F850AD"/>
    <w:rsid w:val="00F91509"/>
    <w:rsid w:val="00F91D1A"/>
    <w:rsid w:val="00F927E9"/>
    <w:rsid w:val="00F940E4"/>
    <w:rsid w:val="00F94892"/>
    <w:rsid w:val="00F9726D"/>
    <w:rsid w:val="00FA3201"/>
    <w:rsid w:val="00FA6228"/>
    <w:rsid w:val="00FA663A"/>
    <w:rsid w:val="00FA6B1A"/>
    <w:rsid w:val="00FB4954"/>
    <w:rsid w:val="00FB5C1D"/>
    <w:rsid w:val="00FB67EB"/>
    <w:rsid w:val="00FB766C"/>
    <w:rsid w:val="00FC0124"/>
    <w:rsid w:val="00FC151E"/>
    <w:rsid w:val="00FC5E13"/>
    <w:rsid w:val="00FC6131"/>
    <w:rsid w:val="00FC7F1E"/>
    <w:rsid w:val="00FD0956"/>
    <w:rsid w:val="00FD320D"/>
    <w:rsid w:val="00FD47E5"/>
    <w:rsid w:val="00FD59EA"/>
    <w:rsid w:val="00FD5A3B"/>
    <w:rsid w:val="00FD5C42"/>
    <w:rsid w:val="00FD6ABD"/>
    <w:rsid w:val="00FD7425"/>
    <w:rsid w:val="00FE19FB"/>
    <w:rsid w:val="00FE697A"/>
    <w:rsid w:val="00FE6ADC"/>
    <w:rsid w:val="00FE745C"/>
    <w:rsid w:val="00FF0D6B"/>
    <w:rsid w:val="00FF1947"/>
    <w:rsid w:val="00FF2094"/>
    <w:rsid w:val="00FF218D"/>
    <w:rsid w:val="00FF4069"/>
    <w:rsid w:val="00FF53A9"/>
    <w:rsid w:val="00FF6D80"/>
    <w:rsid w:val="00FF7850"/>
    <w:rsid w:val="00FF7D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D2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8" w:line="242" w:lineRule="auto"/>
      <w:ind w:left="19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389" w:line="298" w:lineRule="auto"/>
      <w:ind w:right="-15"/>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118" w:line="240" w:lineRule="auto"/>
      <w:ind w:right="-15"/>
      <w:outlineLvl w:val="1"/>
    </w:pPr>
    <w:rPr>
      <w:rFonts w:ascii="Arial" w:eastAsia="Arial" w:hAnsi="Arial" w:cs="Arial"/>
      <w:b/>
      <w:color w:val="000000"/>
      <w:sz w:val="27"/>
    </w:rPr>
  </w:style>
  <w:style w:type="paragraph" w:styleId="Heading3">
    <w:name w:val="heading 3"/>
    <w:next w:val="Normal"/>
    <w:link w:val="Heading3Char"/>
    <w:uiPriority w:val="9"/>
    <w:unhideWhenUsed/>
    <w:qFormat/>
    <w:pPr>
      <w:keepNext/>
      <w:keepLines/>
      <w:spacing w:after="120" w:line="246" w:lineRule="auto"/>
      <w:ind w:left="-5" w:hanging="10"/>
      <w:outlineLvl w:val="2"/>
    </w:pPr>
    <w:rPr>
      <w:rFonts w:ascii="Times New Roman" w:eastAsia="Times New Roman" w:hAnsi="Times New Roman" w:cs="Times New Roman"/>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19"/>
    </w:rPr>
  </w:style>
  <w:style w:type="character" w:customStyle="1" w:styleId="Heading1Char">
    <w:name w:val="Heading 1 Char"/>
    <w:link w:val="Heading1"/>
    <w:uiPriority w:val="9"/>
    <w:rPr>
      <w:rFonts w:ascii="Arial" w:eastAsia="Arial" w:hAnsi="Arial" w:cs="Arial"/>
      <w:b/>
      <w:color w:val="000000"/>
      <w:sz w:val="26"/>
    </w:rPr>
  </w:style>
  <w:style w:type="character" w:customStyle="1" w:styleId="Heading2Char">
    <w:name w:val="Heading 2 Char"/>
    <w:link w:val="Heading2"/>
    <w:uiPriority w:val="9"/>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paragraph" w:styleId="TOC1">
    <w:name w:val="toc 1"/>
    <w:hidden/>
    <w:uiPriority w:val="39"/>
    <w:pPr>
      <w:spacing w:after="120" w:line="246" w:lineRule="auto"/>
      <w:ind w:left="25" w:right="15" w:hanging="10"/>
    </w:pPr>
    <w:rPr>
      <w:rFonts w:ascii="Times New Roman" w:eastAsia="Times New Roman" w:hAnsi="Times New Roman" w:cs="Times New Roman"/>
      <w:b/>
      <w:color w:val="000000"/>
      <w:sz w:val="19"/>
    </w:rPr>
  </w:style>
  <w:style w:type="paragraph" w:styleId="TOC2">
    <w:name w:val="toc 2"/>
    <w:hidden/>
    <w:uiPriority w:val="39"/>
    <w:pPr>
      <w:spacing w:after="118" w:line="242" w:lineRule="auto"/>
      <w:ind w:left="227" w:right="15"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character" w:styleId="Hyperlink">
    <w:name w:val="Hyperlink"/>
    <w:basedOn w:val="DefaultParagraphFont"/>
    <w:uiPriority w:val="99"/>
    <w:unhideWhenUsed/>
    <w:rsid w:val="000136E2"/>
    <w:rPr>
      <w:color w:val="0563C1" w:themeColor="hyperlink"/>
      <w:u w:val="single"/>
    </w:rPr>
  </w:style>
  <w:style w:type="paragraph" w:customStyle="1" w:styleId="R-Normal">
    <w:name w:val="R-Normal"/>
    <w:basedOn w:val="Normal"/>
    <w:rsid w:val="00A649C0"/>
    <w:pPr>
      <w:suppressAutoHyphens/>
      <w:spacing w:after="0" w:line="240" w:lineRule="auto"/>
      <w:ind w:left="0" w:firstLine="0"/>
      <w:jc w:val="left"/>
    </w:pPr>
    <w:rPr>
      <w:rFonts w:ascii="Arial" w:hAnsi="Arial"/>
      <w:color w:val="auto"/>
      <w:sz w:val="20"/>
      <w:szCs w:val="20"/>
      <w:lang w:val="en-US" w:eastAsia="ar-SA"/>
    </w:rPr>
  </w:style>
  <w:style w:type="paragraph" w:styleId="TOCHeading">
    <w:name w:val="TOC Heading"/>
    <w:basedOn w:val="Heading1"/>
    <w:next w:val="Normal"/>
    <w:uiPriority w:val="39"/>
    <w:unhideWhenUsed/>
    <w:qFormat/>
    <w:rsid w:val="008D27A1"/>
    <w:pPr>
      <w:numPr>
        <w:numId w:val="0"/>
      </w:numPr>
      <w:spacing w:before="240" w:after="0" w:line="259" w:lineRule="auto"/>
      <w:ind w:right="0"/>
      <w:outlineLvl w:val="9"/>
    </w:pPr>
    <w:rPr>
      <w:rFonts w:asciiTheme="majorHAnsi" w:eastAsiaTheme="majorEastAsia" w:hAnsiTheme="majorHAnsi" w:cstheme="majorBidi"/>
      <w:b w:val="0"/>
      <w:color w:val="2E74B5" w:themeColor="accent1" w:themeShade="BF"/>
      <w:sz w:val="32"/>
      <w:szCs w:val="32"/>
      <w:lang w:val="en-US" w:eastAsia="en-US"/>
    </w:rPr>
  </w:style>
  <w:style w:type="paragraph" w:customStyle="1" w:styleId="ByLine">
    <w:name w:val="ByLine"/>
    <w:basedOn w:val="Title"/>
    <w:rsid w:val="009D4801"/>
    <w:pPr>
      <w:spacing w:before="240" w:after="720"/>
      <w:ind w:left="0" w:firstLine="0"/>
      <w:contextualSpacing w:val="0"/>
      <w:jc w:val="right"/>
    </w:pPr>
    <w:rPr>
      <w:rFonts w:ascii="Times New Roman" w:eastAsia="Times New Roman" w:hAnsi="Times New Roman" w:cs="Times New Roman"/>
      <w:b/>
      <w:spacing w:val="0"/>
      <w:sz w:val="28"/>
      <w:szCs w:val="20"/>
      <w:lang w:val="en-US" w:eastAsia="en-US"/>
    </w:rPr>
  </w:style>
  <w:style w:type="paragraph" w:styleId="Title">
    <w:name w:val="Title"/>
    <w:basedOn w:val="Normal"/>
    <w:next w:val="Normal"/>
    <w:link w:val="TitleChar"/>
    <w:qFormat/>
    <w:rsid w:val="009D480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D480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539B7"/>
    <w:pPr>
      <w:ind w:left="720"/>
      <w:contextualSpacing/>
    </w:pPr>
  </w:style>
  <w:style w:type="table" w:styleId="TableGrid">
    <w:name w:val="Table Grid"/>
    <w:basedOn w:val="TableNormal"/>
    <w:uiPriority w:val="39"/>
    <w:rsid w:val="005F19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096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4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DD2"/>
    <w:rPr>
      <w:rFonts w:ascii="Tahoma" w:eastAsia="Times New Roman" w:hAnsi="Tahoma" w:cs="Tahoma"/>
      <w:color w:val="000000"/>
      <w:sz w:val="16"/>
      <w:szCs w:val="16"/>
    </w:rPr>
  </w:style>
  <w:style w:type="paragraph" w:styleId="TableofFigures">
    <w:name w:val="table of figures"/>
    <w:basedOn w:val="Normal"/>
    <w:next w:val="Normal"/>
    <w:uiPriority w:val="99"/>
    <w:unhideWhenUsed/>
    <w:rsid w:val="00E8206F"/>
    <w:pPr>
      <w:spacing w:after="0"/>
      <w:ind w:left="0"/>
    </w:pPr>
  </w:style>
  <w:style w:type="character" w:styleId="CommentReference">
    <w:name w:val="annotation reference"/>
    <w:basedOn w:val="DefaultParagraphFont"/>
    <w:uiPriority w:val="99"/>
    <w:semiHidden/>
    <w:unhideWhenUsed/>
    <w:rsid w:val="00D67180"/>
    <w:rPr>
      <w:sz w:val="16"/>
      <w:szCs w:val="16"/>
    </w:rPr>
  </w:style>
  <w:style w:type="paragraph" w:styleId="CommentText">
    <w:name w:val="annotation text"/>
    <w:basedOn w:val="Normal"/>
    <w:link w:val="CommentTextChar"/>
    <w:uiPriority w:val="99"/>
    <w:semiHidden/>
    <w:unhideWhenUsed/>
    <w:rsid w:val="00D67180"/>
    <w:pPr>
      <w:spacing w:line="240" w:lineRule="auto"/>
    </w:pPr>
    <w:rPr>
      <w:sz w:val="20"/>
      <w:szCs w:val="20"/>
    </w:rPr>
  </w:style>
  <w:style w:type="character" w:customStyle="1" w:styleId="CommentTextChar">
    <w:name w:val="Comment Text Char"/>
    <w:basedOn w:val="DefaultParagraphFont"/>
    <w:link w:val="CommentText"/>
    <w:uiPriority w:val="99"/>
    <w:semiHidden/>
    <w:rsid w:val="00D6718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67180"/>
    <w:rPr>
      <w:b/>
      <w:bCs/>
    </w:rPr>
  </w:style>
  <w:style w:type="character" w:customStyle="1" w:styleId="CommentSubjectChar">
    <w:name w:val="Comment Subject Char"/>
    <w:basedOn w:val="CommentTextChar"/>
    <w:link w:val="CommentSubject"/>
    <w:uiPriority w:val="99"/>
    <w:semiHidden/>
    <w:rsid w:val="00D67180"/>
    <w:rPr>
      <w:rFonts w:ascii="Times New Roman" w:eastAsia="Times New Roman" w:hAnsi="Times New Roman" w:cs="Times New Roman"/>
      <w:b/>
      <w:bCs/>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8" w:line="242" w:lineRule="auto"/>
      <w:ind w:left="19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389" w:line="298" w:lineRule="auto"/>
      <w:ind w:right="-15"/>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118" w:line="240" w:lineRule="auto"/>
      <w:ind w:right="-15"/>
      <w:outlineLvl w:val="1"/>
    </w:pPr>
    <w:rPr>
      <w:rFonts w:ascii="Arial" w:eastAsia="Arial" w:hAnsi="Arial" w:cs="Arial"/>
      <w:b/>
      <w:color w:val="000000"/>
      <w:sz w:val="27"/>
    </w:rPr>
  </w:style>
  <w:style w:type="paragraph" w:styleId="Heading3">
    <w:name w:val="heading 3"/>
    <w:next w:val="Normal"/>
    <w:link w:val="Heading3Char"/>
    <w:uiPriority w:val="9"/>
    <w:unhideWhenUsed/>
    <w:qFormat/>
    <w:pPr>
      <w:keepNext/>
      <w:keepLines/>
      <w:spacing w:after="120" w:line="246" w:lineRule="auto"/>
      <w:ind w:left="-5" w:hanging="10"/>
      <w:outlineLvl w:val="2"/>
    </w:pPr>
    <w:rPr>
      <w:rFonts w:ascii="Times New Roman" w:eastAsia="Times New Roman" w:hAnsi="Times New Roman" w:cs="Times New Roman"/>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19"/>
    </w:rPr>
  </w:style>
  <w:style w:type="character" w:customStyle="1" w:styleId="Heading1Char">
    <w:name w:val="Heading 1 Char"/>
    <w:link w:val="Heading1"/>
    <w:uiPriority w:val="9"/>
    <w:rPr>
      <w:rFonts w:ascii="Arial" w:eastAsia="Arial" w:hAnsi="Arial" w:cs="Arial"/>
      <w:b/>
      <w:color w:val="000000"/>
      <w:sz w:val="26"/>
    </w:rPr>
  </w:style>
  <w:style w:type="character" w:customStyle="1" w:styleId="Heading2Char">
    <w:name w:val="Heading 2 Char"/>
    <w:link w:val="Heading2"/>
    <w:uiPriority w:val="9"/>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paragraph" w:styleId="TOC1">
    <w:name w:val="toc 1"/>
    <w:hidden/>
    <w:uiPriority w:val="39"/>
    <w:pPr>
      <w:spacing w:after="120" w:line="246" w:lineRule="auto"/>
      <w:ind w:left="25" w:right="15" w:hanging="10"/>
    </w:pPr>
    <w:rPr>
      <w:rFonts w:ascii="Times New Roman" w:eastAsia="Times New Roman" w:hAnsi="Times New Roman" w:cs="Times New Roman"/>
      <w:b/>
      <w:color w:val="000000"/>
      <w:sz w:val="19"/>
    </w:rPr>
  </w:style>
  <w:style w:type="paragraph" w:styleId="TOC2">
    <w:name w:val="toc 2"/>
    <w:hidden/>
    <w:uiPriority w:val="39"/>
    <w:pPr>
      <w:spacing w:after="118" w:line="242" w:lineRule="auto"/>
      <w:ind w:left="227" w:right="15"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character" w:styleId="Hyperlink">
    <w:name w:val="Hyperlink"/>
    <w:basedOn w:val="DefaultParagraphFont"/>
    <w:uiPriority w:val="99"/>
    <w:unhideWhenUsed/>
    <w:rsid w:val="000136E2"/>
    <w:rPr>
      <w:color w:val="0563C1" w:themeColor="hyperlink"/>
      <w:u w:val="single"/>
    </w:rPr>
  </w:style>
  <w:style w:type="paragraph" w:customStyle="1" w:styleId="R-Normal">
    <w:name w:val="R-Normal"/>
    <w:basedOn w:val="Normal"/>
    <w:rsid w:val="00A649C0"/>
    <w:pPr>
      <w:suppressAutoHyphens/>
      <w:spacing w:after="0" w:line="240" w:lineRule="auto"/>
      <w:ind w:left="0" w:firstLine="0"/>
      <w:jc w:val="left"/>
    </w:pPr>
    <w:rPr>
      <w:rFonts w:ascii="Arial" w:hAnsi="Arial"/>
      <w:color w:val="auto"/>
      <w:sz w:val="20"/>
      <w:szCs w:val="20"/>
      <w:lang w:val="en-US" w:eastAsia="ar-SA"/>
    </w:rPr>
  </w:style>
  <w:style w:type="paragraph" w:styleId="TOCHeading">
    <w:name w:val="TOC Heading"/>
    <w:basedOn w:val="Heading1"/>
    <w:next w:val="Normal"/>
    <w:uiPriority w:val="39"/>
    <w:unhideWhenUsed/>
    <w:qFormat/>
    <w:rsid w:val="008D27A1"/>
    <w:pPr>
      <w:numPr>
        <w:numId w:val="0"/>
      </w:numPr>
      <w:spacing w:before="240" w:after="0" w:line="259" w:lineRule="auto"/>
      <w:ind w:right="0"/>
      <w:outlineLvl w:val="9"/>
    </w:pPr>
    <w:rPr>
      <w:rFonts w:asciiTheme="majorHAnsi" w:eastAsiaTheme="majorEastAsia" w:hAnsiTheme="majorHAnsi" w:cstheme="majorBidi"/>
      <w:b w:val="0"/>
      <w:color w:val="2E74B5" w:themeColor="accent1" w:themeShade="BF"/>
      <w:sz w:val="32"/>
      <w:szCs w:val="32"/>
      <w:lang w:val="en-US" w:eastAsia="en-US"/>
    </w:rPr>
  </w:style>
  <w:style w:type="paragraph" w:customStyle="1" w:styleId="ByLine">
    <w:name w:val="ByLine"/>
    <w:basedOn w:val="Title"/>
    <w:rsid w:val="009D4801"/>
    <w:pPr>
      <w:spacing w:before="240" w:after="720"/>
      <w:ind w:left="0" w:firstLine="0"/>
      <w:contextualSpacing w:val="0"/>
      <w:jc w:val="right"/>
    </w:pPr>
    <w:rPr>
      <w:rFonts w:ascii="Times New Roman" w:eastAsia="Times New Roman" w:hAnsi="Times New Roman" w:cs="Times New Roman"/>
      <w:b/>
      <w:spacing w:val="0"/>
      <w:sz w:val="28"/>
      <w:szCs w:val="20"/>
      <w:lang w:val="en-US" w:eastAsia="en-US"/>
    </w:rPr>
  </w:style>
  <w:style w:type="paragraph" w:styleId="Title">
    <w:name w:val="Title"/>
    <w:basedOn w:val="Normal"/>
    <w:next w:val="Normal"/>
    <w:link w:val="TitleChar"/>
    <w:qFormat/>
    <w:rsid w:val="009D480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D480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539B7"/>
    <w:pPr>
      <w:ind w:left="720"/>
      <w:contextualSpacing/>
    </w:pPr>
  </w:style>
  <w:style w:type="table" w:styleId="TableGrid">
    <w:name w:val="Table Grid"/>
    <w:basedOn w:val="TableNormal"/>
    <w:uiPriority w:val="39"/>
    <w:rsid w:val="005F19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096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4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DD2"/>
    <w:rPr>
      <w:rFonts w:ascii="Tahoma" w:eastAsia="Times New Roman" w:hAnsi="Tahoma" w:cs="Tahoma"/>
      <w:color w:val="000000"/>
      <w:sz w:val="16"/>
      <w:szCs w:val="16"/>
    </w:rPr>
  </w:style>
  <w:style w:type="paragraph" w:styleId="TableofFigures">
    <w:name w:val="table of figures"/>
    <w:basedOn w:val="Normal"/>
    <w:next w:val="Normal"/>
    <w:uiPriority w:val="99"/>
    <w:unhideWhenUsed/>
    <w:rsid w:val="00E8206F"/>
    <w:pPr>
      <w:spacing w:after="0"/>
      <w:ind w:left="0"/>
    </w:pPr>
  </w:style>
  <w:style w:type="character" w:styleId="CommentReference">
    <w:name w:val="annotation reference"/>
    <w:basedOn w:val="DefaultParagraphFont"/>
    <w:uiPriority w:val="99"/>
    <w:semiHidden/>
    <w:unhideWhenUsed/>
    <w:rsid w:val="00D67180"/>
    <w:rPr>
      <w:sz w:val="16"/>
      <w:szCs w:val="16"/>
    </w:rPr>
  </w:style>
  <w:style w:type="paragraph" w:styleId="CommentText">
    <w:name w:val="annotation text"/>
    <w:basedOn w:val="Normal"/>
    <w:link w:val="CommentTextChar"/>
    <w:uiPriority w:val="99"/>
    <w:semiHidden/>
    <w:unhideWhenUsed/>
    <w:rsid w:val="00D67180"/>
    <w:pPr>
      <w:spacing w:line="240" w:lineRule="auto"/>
    </w:pPr>
    <w:rPr>
      <w:sz w:val="20"/>
      <w:szCs w:val="20"/>
    </w:rPr>
  </w:style>
  <w:style w:type="character" w:customStyle="1" w:styleId="CommentTextChar">
    <w:name w:val="Comment Text Char"/>
    <w:basedOn w:val="DefaultParagraphFont"/>
    <w:link w:val="CommentText"/>
    <w:uiPriority w:val="99"/>
    <w:semiHidden/>
    <w:rsid w:val="00D6718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67180"/>
    <w:rPr>
      <w:b/>
      <w:bCs/>
    </w:rPr>
  </w:style>
  <w:style w:type="character" w:customStyle="1" w:styleId="CommentSubjectChar">
    <w:name w:val="Comment Subject Char"/>
    <w:basedOn w:val="CommentTextChar"/>
    <w:link w:val="CommentSubject"/>
    <w:uiPriority w:val="99"/>
    <w:semiHidden/>
    <w:rsid w:val="00D67180"/>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file:///C:\Users\konde\Desktop\YEAR4SEM2\PROJECT\WIDSSDDFINAL.docx" TargetMode="External"/><Relationship Id="rId26" Type="http://schemas.openxmlformats.org/officeDocument/2006/relationships/image" Target="media/image2.jpe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10.jpeg"/><Relationship Id="rId42"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file:///C:\Users\konde\Desktop\YEAR4SEM2\PROJECT\WIDSSDDFINAL.docx" TargetMode="External"/><Relationship Id="rId25" Type="http://schemas.openxmlformats.org/officeDocument/2006/relationships/footer" Target="footer6.xml"/><Relationship Id="rId33" Type="http://schemas.openxmlformats.org/officeDocument/2006/relationships/image" Target="media/image9.jpeg"/><Relationship Id="rId38" Type="http://schemas.openxmlformats.org/officeDocument/2006/relationships/image" Target="media/image14.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ile:///C:\Users\konde\Desktop\YEAR4SEM2\PROJECT\WIDSSDDFINAL.docx" TargetMode="External"/><Relationship Id="rId20" Type="http://schemas.openxmlformats.org/officeDocument/2006/relationships/header" Target="header4.xml"/><Relationship Id="rId29" Type="http://schemas.openxmlformats.org/officeDocument/2006/relationships/image" Target="media/image5.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hyperlink" Target="file:///C:\Users\konde\Desktop\YEAR4SEM2\PROJECT\WIDSSDDFINAL.docx" TargetMode="External"/><Relationship Id="rId31" Type="http://schemas.openxmlformats.org/officeDocument/2006/relationships/image" Target="media/image7.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2F87C-35B8-48CB-9969-B8B46EEC9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7466</TotalTime>
  <Pages>36</Pages>
  <Words>4379</Words>
  <Characters>24962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konde</dc:creator>
  <cp:keywords/>
  <cp:lastModifiedBy>Sined</cp:lastModifiedBy>
  <cp:revision>1201</cp:revision>
  <dcterms:created xsi:type="dcterms:W3CDTF">2018-02-05T16:25:00Z</dcterms:created>
  <dcterms:modified xsi:type="dcterms:W3CDTF">2018-05-30T05:05:00Z</dcterms:modified>
</cp:coreProperties>
</file>